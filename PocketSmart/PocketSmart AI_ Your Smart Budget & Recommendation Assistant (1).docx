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319634257"/>
        <w:tag w:val="goog_rdk_12"/>
      </w:sdtPr>
      <w:sdtContent>
        <w:p w:rsidR="00000000" w:rsidDel="00000000" w:rsidP="00000000" w:rsidRDefault="00000000" w:rsidRPr="00000000" w14:paraId="00000001">
          <w:pPr>
            <w:spacing w:after="280" w:lineRule="auto"/>
            <w:ind w:left="-1700" w:right="-561.2598425196836" w:firstLine="0"/>
            <w:jc w:val="center"/>
            <w:rPr>
              <w:ins w:author="Gomathi R" w:id="6" w:date="2026-09-23T04:58:25Z"/>
              <w:del w:author="Dharnisha Elumalai" w:id="7" w:date="2026-09-23T09:47:41Z"/>
              <w:rFonts w:ascii="Arial" w:cs="Arial" w:eastAsia="Arial" w:hAnsi="Arial"/>
              <w:b w:val="0"/>
              <w:bCs w:val="0"/>
              <w:i w:val="0"/>
              <w:iCs w:val="0"/>
              <w:smallCaps w:val="0"/>
              <w:strike w:val="0"/>
              <w:color w:val="000000"/>
              <w:sz w:val="22"/>
              <w:szCs w:val="22"/>
              <w:u w:val="none"/>
              <w:shd w:fill="auto" w:val="clear"/>
              <w:vertAlign w:val="baseline"/>
              <w:rPrChange w:author="Dharnisha Elumalai" w:id="8" w:date="2026-09-23T09:59:02Z">
                <w:rPr>
                  <w:rFonts w:ascii="Arial" w:cs="Arial" w:eastAsia="Arial" w:hAnsi="Arial"/>
                  <w:b w:val="0"/>
                  <w:bCs w:val="0"/>
                  <w:i w:val="0"/>
                  <w:iCs w:val="0"/>
                  <w:smallCaps w:val="0"/>
                  <w:strike w:val="0"/>
                  <w:color w:val="000000"/>
                  <w:sz w:val="22"/>
                  <w:szCs w:val="22"/>
                  <w:u w:val="none"/>
                  <w:shd w:fill="auto" w:val="clear"/>
                  <w:vertAlign w:val="baseline"/>
                </w:rPr>
              </w:rPrChange>
            </w:rPr>
            <w:pPrChange w:author="Dharnisha Elumalai" w:id="0" w:date="2026-09-23T09:59:02Z">
              <w:pPr>
                <w:spacing w:after="280" w:lineRule="auto"/>
                <w:ind w:right="-561.2598425196836"/>
                <w:jc w:val="center"/>
              </w:pPr>
            </w:pPrChange>
          </w:pPr>
          <w:sdt>
            <w:sdtPr>
              <w:id w:val="2093482111"/>
              <w:tag w:val="goog_rdk_2"/>
            </w:sdtPr>
            <w:sdtContent>
              <w:ins w:author="Suruthilaya S" w:id="2" w:date="2026-09-23T10:06:45Z">
                <w:sdt>
                  <w:sdtPr>
                    <w:id w:val="1948200662"/>
                    <w:tag w:val="goog_rdk_3"/>
                  </w:sdtPr>
                  <w:sdtContent>
                    <w:del w:author="Sathiya Priya" w:id="3" w:date="2026-09-23T11:39:47Z"/>
                  </w:sdtContent>
                </w:sdt>
              </w:ins>
              <w:sdt>
                <w:sdtPr>
                  <w:id w:val="-1576698580"/>
                  <w:tag w:val="goog_rdk_4"/>
                </w:sdtPr>
                <w:sdtContent>
                  <w:ins w:author="Suruthilaya S" w:id="2" w:date="2026-09-23T10:06:45Z">
                    <w:del w:author="Sathiya Priya" w:id="3" w:date="2026-09-23T11:39:47Z">
                      <w:r w:rsidDel="00000000" w:rsidR="00000000" w:rsidRPr="00000000">
                        <w:rPr>
                          <w:rFonts w:ascii="Arial" w:cs="Arial" w:eastAsia="Arial" w:hAnsi="Arial"/>
                          <w:strike w:val="1"/>
                          <w:sz w:val="20"/>
                          <w:szCs w:val="20"/>
                          <w:u w:val="single"/>
                          <w:rtl w:val="0"/>
                          <w:rPrChange w:author="Aafreen S" w:id="4" w:date="2026-09-23T12:46:0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Suruthilaya S" w:id="2" w:date="2026-09-23T10:06:45Z">
                <w:del w:author="Sathiya Priya" w:id="3" w:date="2026-09-23T11:39:47Z"/>
              </w:ins>
            </w:sdtContent>
          </w:sdt>
          <w:sdt>
            <w:sdtPr>
              <w:id w:val="1765641063"/>
              <w:tag w:val="goog_rdk_5"/>
            </w:sdtPr>
            <w:sdtContent>
              <w:del w:author="Sathiya Priya" w:id="3" w:date="2026-09-23T11:39:47Z"/>
            </w:sdtContent>
          </w:sdt>
          <w:sdt>
            <w:sdtPr>
              <w:id w:val="1571856979"/>
              <w:tag w:val="goog_rdk_6"/>
            </w:sdtPr>
            <w:sdtContent>
              <w:ins w:author="Anonymous" w:id="5" w:date="2026-09-23T07:18:46Z">
                <w:sdt>
                  <w:sdtPr>
                    <w:id w:val="-1184553373"/>
                    <w:tag w:val="goog_rdk_7"/>
                  </w:sdtPr>
                  <w:sdtContent>
                    <w:del w:author="Sathiya Priya" w:id="3" w:date="2026-09-23T11:39:47Z"/>
                  </w:sdtContent>
                </w:sdt>
              </w:ins>
              <w:sdt>
                <w:sdtPr>
                  <w:id w:val="-1819163295"/>
                  <w:tag w:val="goog_rdk_8"/>
                </w:sdtPr>
                <w:sdtContent>
                  <w:ins w:author="Anonymous" w:id="5" w:date="2026-09-23T07:18:46Z">
                    <w:del w:author="Sathiya Priya" w:id="3" w:date="2026-09-23T11:39:47Z">
                      <w:r w:rsidDel="00000000" w:rsidR="00000000" w:rsidRPr="00000000">
                        <w:rPr>
                          <w:strike w:val="1"/>
                          <w:u w:val="single"/>
                          <w:rtl w:val="0"/>
                          <w:rPrChange w:author="Aafreen S" w:id="4" w:date="2026-09-23T12:46:0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uh</w:delText>
                      </w:r>
                    </w:del>
                  </w:ins>
                </w:sdtContent>
              </w:sdt>
              <w:ins w:author="Anonymous" w:id="5" w:date="2026-09-23T07:18:46Z">
                <w:del w:author="Sathiya Priya" w:id="3" w:date="2026-09-23T11:39:47Z"/>
              </w:ins>
            </w:sdtContent>
          </w:sdt>
          <w:sdt>
            <w:sdtPr>
              <w:id w:val="-1491060238"/>
              <w:tag w:val="goog_rdk_9"/>
            </w:sdtPr>
            <w:sdtContent>
              <w:ins w:author="Gomathi R" w:id="6" w:date="2026-09-23T04:58:25Z">
                <w:sdt>
                  <w:sdtPr>
                    <w:id w:val="1395162119"/>
                    <w:tag w:val="goog_rdk_10"/>
                  </w:sdtPr>
                  <w:sdtContent>
                    <w:del w:author="Dharnisha Elumalai" w:id="7" w:date="2026-09-23T09:47:41Z"/>
                  </w:sdtContent>
                </w:sdt>
              </w:ins>
              <w:sdt>
                <w:sdtPr>
                  <w:id w:val="-1358888228"/>
                  <w:tag w:val="goog_rdk_11"/>
                </w:sdtPr>
                <w:sdtContent>
                  <w:ins w:author="Gomathi R" w:id="6" w:date="2026-09-23T04:58:25Z">
                    <w:del w:author="Dharnisha Elumalai" w:id="7" w:date="2026-09-23T09:47:41Z">
                      <w:r w:rsidDel="00000000" w:rsidR="00000000" w:rsidRPr="00000000">
                        <w:rPr>
                          <w:rtl w:val="0"/>
                        </w:rPr>
                      </w:r>
                    </w:del>
                  </w:ins>
                </w:sdtContent>
              </w:sdt>
              <w:ins w:author="Gomathi R" w:id="6" w:date="2026-09-23T04:58:25Z">
                <w:del w:author="Dharnisha Elumalai" w:id="7" w:date="2026-09-23T09:47:41Z"/>
              </w:ins>
            </w:sdtContent>
          </w:sdt>
        </w:p>
      </w:sdtContent>
    </w:sdt>
    <w:sdt>
      <w:sdtPr>
        <w:id w:val="-195116152"/>
        <w:tag w:val="goog_rdk_73"/>
      </w:sdtPr>
      <w:sdtContent>
        <w:p w:rsidR="00000000" w:rsidDel="00000000" w:rsidP="00000000" w:rsidRDefault="00000000" w:rsidRPr="00000000" w14:paraId="00000002">
          <w:pPr>
            <w:pStyle w:val="Title"/>
            <w:spacing w:after="0" w:afterAutospacing="0" w:lineRule="auto"/>
            <w:ind w:left="-1700" w:right="-561.2598425196836" w:firstLine="0"/>
            <w:jc w:val="left"/>
            <w:rPr>
              <w:ins w:author="Kayalvizhi Velmurugan" w:id="21" w:date="2026-09-23T08:22:17Z"/>
              <w:del w:author="Anonymous" w:id="18" w:date="2026-09-23T05:57:16Z"/>
              <w:rFonts w:ascii="Arial" w:cs="Arial" w:eastAsia="Arial" w:hAnsi="Arial"/>
              <w:b w:val="0"/>
              <w:bCs w:val="0"/>
              <w:i w:val="0"/>
              <w:iCs w:val="0"/>
              <w:smallCaps w:val="0"/>
              <w:strike w:val="0"/>
              <w:color w:val="000000"/>
              <w:sz w:val="22"/>
              <w:szCs w:val="22"/>
              <w:u w:val="none"/>
              <w:shd w:fill="auto" w:val="clear"/>
              <w:vertAlign w:val="baseline"/>
              <w:rPrChange w:author="Dharnisha Elumalai" w:id="22" w:date="2026-09-23T09:47:41Z">
                <w:rPr>
                  <w:u w:val="none"/>
                </w:rPr>
              </w:rPrChange>
            </w:rPr>
            <w:pPrChange w:author="Dharnisha Elumalai" w:id="0" w:date="2026-09-23T09:47:41Z">
              <w:pPr>
                <w:numPr>
                  <w:ilvl w:val="0"/>
                  <w:numId w:val="5"/>
                </w:numPr>
                <w:spacing w:after="280" w:lineRule="auto"/>
                <w:ind w:left="-1695" w:right="-561.2598425196836" w:firstLine="0"/>
                <w:jc w:val="center"/>
              </w:pPr>
            </w:pPrChange>
          </w:pPr>
          <w:sdt>
            <w:sdtPr>
              <w:id w:val="688682908"/>
              <w:tag w:val="goog_rdk_16"/>
            </w:sdtPr>
            <w:sdtContent>
              <w:ins w:author="Ramya M Ramya M" w:id="9" w:date="2026-09-22T11:32:16Z">
                <w:sdt>
                  <w:sdtPr>
                    <w:id w:val="-1423820512"/>
                    <w:tag w:val="goog_rdk_17"/>
                  </w:sdtPr>
                  <w:sdtContent>
                    <w:del w:author="Dharnisha Elumalai" w:id="7" w:date="2026-09-23T09:47:41Z"/>
                  </w:sdtContent>
                </w:sdt>
              </w:ins>
              <w:sdt>
                <w:sdtPr>
                  <w:id w:val="1803332301"/>
                  <w:tag w:val="goog_rdk_18"/>
                </w:sdtPr>
                <w:sdtContent>
                  <w:ins w:author="Ramya M Ramya M" w:id="9" w:date="2026-09-22T11:32:16Z">
                    <w:del w:author="Dharnisha Elumalai" w:id="7" w:date="2026-09-23T09:47:41Z">
                      <w:r w:rsidDel="00000000" w:rsidR="00000000" w:rsidRPr="00000000">
                        <w:rPr>
                          <w:strike w:val="1"/>
                          <w:u w:val="single"/>
                          <w:rtl w:val="0"/>
                          <w:rPrChange w:author="Aafreen S" w:id="4" w:date="2026-09-23T12:46:0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tab/>
                        <w:tab/>
                        <w:tab/>
                        <w:tab/>
                        <w:tab/>
                        <w:tab/>
                      </w:r>
                    </w:del>
                  </w:ins>
                </w:sdtContent>
              </w:sdt>
              <w:ins w:author="Ramya M Ramya M" w:id="9" w:date="2026-09-22T11:32:16Z">
                <w:del w:author="Dharnisha Elumalai" w:id="7" w:date="2026-09-23T09:47:41Z"/>
              </w:ins>
            </w:sdtContent>
          </w:sdt>
          <w:sdt>
            <w:sdtPr>
              <w:id w:val="1453185235"/>
              <w:tag w:val="goog_rdk_19"/>
            </w:sdtPr>
            <w:sdtContent>
              <w:ins w:author="Hari" w:id="10" w:date="2026-09-23T04:15:24Z">
                <w:sdt>
                  <w:sdtPr>
                    <w:id w:val="757239420"/>
                    <w:tag w:val="goog_rdk_20"/>
                  </w:sdtPr>
                  <w:sdtContent>
                    <w:del w:author="Dharnisha Elumalai" w:id="7" w:date="2026-09-23T09:47:41Z"/>
                  </w:sdtContent>
                </w:sdt>
              </w:ins>
              <w:sdt>
                <w:sdtPr>
                  <w:id w:val="428101347"/>
                  <w:tag w:val="goog_rdk_21"/>
                </w:sdtPr>
                <w:sdtContent>
                  <w:ins w:author="Hari" w:id="10" w:date="2026-09-23T04:15:24Z">
                    <w:del w:author="Dharnisha Elumalai" w:id="7" w:date="2026-09-23T09:47:41Z">
                      <w:r w:rsidDel="00000000" w:rsidR="00000000" w:rsidRPr="00000000">
                        <w:rPr>
                          <w:strike w:val="1"/>
                          <w:u w:val="single"/>
                          <w:rtl w:val="0"/>
                          <w:rPrChange w:author="Aafreen S" w:id="4" w:date="2026-09-23T12:46:0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Q</w:delText>
                      </w:r>
                    </w:del>
                  </w:ins>
                </w:sdtContent>
              </w:sdt>
              <w:ins w:author="Hari" w:id="10" w:date="2026-09-23T04:15:24Z">
                <w:del w:author="Dharnisha Elumalai" w:id="7" w:date="2026-09-23T09:47:41Z"/>
              </w:ins>
            </w:sdtContent>
          </w:sdt>
          <w:sdt>
            <w:sdtPr>
              <w:id w:val="-1142913516"/>
              <w:tag w:val="goog_rdk_22"/>
            </w:sdtPr>
            <w:sdtContent>
              <w:ins w:author="Ramya M Ramya M" w:id="9" w:date="2026-09-22T11:32:16Z">
                <w:sdt>
                  <w:sdtPr>
                    <w:id w:val="1416060513"/>
                    <w:tag w:val="goog_rdk_23"/>
                  </w:sdtPr>
                  <w:sdtContent>
                    <w:del w:author="Dharnisha Elumalai" w:id="7" w:date="2026-09-23T09:47:41Z"/>
                  </w:sdtContent>
                </w:sdt>
              </w:ins>
              <w:sdt>
                <w:sdtPr>
                  <w:id w:val="1181140810"/>
                  <w:tag w:val="goog_rdk_24"/>
                </w:sdtPr>
                <w:sdtContent>
                  <w:ins w:author="Ramya M Ramya M" w:id="9" w:date="2026-09-22T11:32:16Z">
                    <w:del w:author="Dharnisha Elumalai" w:id="7" w:date="2026-09-23T09:47:41Z">
                      <w:r w:rsidDel="00000000" w:rsidR="00000000" w:rsidRPr="00000000">
                        <w:rPr>
                          <w:strike w:val="1"/>
                          <w:u w:val="single"/>
                          <w:rtl w:val="0"/>
                          <w:rPrChange w:author="Aafreen S" w:id="4" w:date="2026-09-23T12:46:07Z">
                            <w:rPr>
                              <w:rFonts w:ascii="Arial" w:cs="Arial" w:eastAsia="Arial" w:hAnsi="Arial"/>
                              <w:b w:val="0"/>
                              <w:bCs w:val="0"/>
                              <w:i w:val="0"/>
                              <w:iCs w:val="0"/>
                              <w:smallCaps w:val="0"/>
                              <w:strike w:val="0"/>
                              <w:color w:val="000000"/>
                              <w:sz w:val="22"/>
                              <w:szCs w:val="22"/>
                              <w:u w:val="none"/>
                              <w:shd w:fill="auto" w:val="clear"/>
                              <w:vertAlign w:val="baseline"/>
                            </w:rPr>
                          </w:rPrChange>
                        </w:rPr>
                        <w:tab/>
                      </w:r>
                    </w:del>
                  </w:ins>
                </w:sdtContent>
              </w:sdt>
              <w:ins w:author="Ramya M Ramya M" w:id="9" w:date="2026-09-22T11:32:16Z">
                <w:del w:author="Dharnisha Elumalai" w:id="7" w:date="2026-09-23T09:47:41Z">
                  <w:sdt>
                    <w:sdtPr>
                      <w:id w:val="1438853603"/>
                      <w:tag w:val="goog_rdk_25"/>
                    </w:sdtPr>
                    <w:sdtContent>
                      <w:r w:rsidDel="00000000" w:rsidR="00000000" w:rsidRPr="00000000">
                        <w:rPr>
                          <w:strike w:val="1"/>
                          <w:u w:val="single"/>
                          <w:rtl w:val="0"/>
                          <w:rPrChange w:author="Aafreen S" w:id="4" w:date="2026-09-23T12:46:07Z">
                            <w:rPr>
                              <w:rFonts w:ascii="Arial" w:cs="Arial" w:eastAsia="Arial" w:hAnsi="Arial"/>
                              <w:b w:val="0"/>
                              <w:bCs w:val="0"/>
                              <w:i w:val="0"/>
                              <w:iCs w:val="0"/>
                              <w:smallCaps w:val="0"/>
                              <w:strike w:val="0"/>
                              <w:color w:val="000000"/>
                              <w:sz w:val="22"/>
                              <w:szCs w:val="22"/>
                              <w:u w:val="none"/>
                              <w:shd w:fill="auto" w:val="clear"/>
                              <w:vertAlign w:val="baseline"/>
                            </w:rPr>
                          </w:rPrChange>
                        </w:rPr>
                        <w:tab/>
                        <w:tab/>
                        <w:tab/>
                      </w:r>
                    </w:sdtContent>
                  </w:sdt>
                </w:del>
                <w:sdt>
                  <w:sdtPr>
                    <w:id w:val="324859364"/>
                    <w:tag w:val="goog_rdk_26"/>
                  </w:sdtPr>
                  <w:sdtContent>
                    <w:del w:author="Yethu Yethu" w:id="11" w:date="2026-09-23T07:13:49Z">
                      <w:sdt>
                        <w:sdtPr>
                          <w:id w:val="935164203"/>
                          <w:tag w:val="goog_rdk_27"/>
                        </w:sdtPr>
                        <w:sdtContent>
                          <w:r w:rsidDel="00000000" w:rsidR="00000000" w:rsidRPr="00000000">
                            <w:rPr>
                              <w:strike w:val="1"/>
                              <w:u w:val="single"/>
                              <w:rtl w:val="0"/>
                              <w:rPrChange w:author="Aafreen S" w:id="4" w:date="2026-09-23T12:46:07Z">
                                <w:rPr>
                                  <w:rFonts w:ascii="Arial" w:cs="Arial" w:eastAsia="Arial" w:hAnsi="Arial"/>
                                  <w:b w:val="0"/>
                                  <w:bCs w:val="0"/>
                                  <w:i w:val="0"/>
                                  <w:iCs w:val="0"/>
                                  <w:smallCaps w:val="0"/>
                                  <w:strike w:val="0"/>
                                  <w:color w:val="000000"/>
                                  <w:sz w:val="22"/>
                                  <w:szCs w:val="22"/>
                                  <w:u w:val="none"/>
                                  <w:shd w:fill="auto" w:val="clear"/>
                                  <w:vertAlign w:val="baseline"/>
                                </w:rPr>
                              </w:rPrChange>
                            </w:rPr>
                            <w:tab/>
                          </w:r>
                        </w:sdtContent>
                      </w:sdt>
                    </w:del>
                  </w:sdtContent>
                </w:sdt>
              </w:ins>
            </w:sdtContent>
          </w:sdt>
          <w:sdt>
            <w:sdtPr>
              <w:id w:val="-2029715307"/>
              <w:tag w:val="goog_rdk_28"/>
            </w:sdtPr>
            <w:sdtContent>
              <w:ins w:author="Sanjana" w:id="12" w:date="2026-09-22T16:07:15Z">
                <w:sdt>
                  <w:sdtPr>
                    <w:id w:val="-2113010517"/>
                    <w:tag w:val="goog_rdk_29"/>
                  </w:sdtPr>
                  <w:sdtContent>
                    <w:del w:author="Yethu Yethu" w:id="11" w:date="2026-09-23T07:13:49Z"/>
                  </w:sdtContent>
                </w:sdt>
              </w:ins>
              <w:sdt>
                <w:sdtPr>
                  <w:id w:val="1342496912"/>
                  <w:tag w:val="goog_rdk_30"/>
                </w:sdtPr>
                <w:sdtContent>
                  <w:ins w:author="Sanjana" w:id="12" w:date="2026-09-22T16:07:15Z">
                    <w:del w:author="Yethu Yethu" w:id="11" w:date="2026-09-23T07:13:49Z">
                      <w:r w:rsidDel="00000000" w:rsidR="00000000" w:rsidRPr="00000000">
                        <w:rPr>
                          <w:strike w:val="1"/>
                          <w:u w:val="single"/>
                          <w:rtl w:val="0"/>
                          <w:rPrChange w:author="Aafreen S" w:id="4" w:date="2026-09-23T12:46:0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Sanjana" w:id="12" w:date="2026-09-22T16:07:15Z">
                <w:del w:author="Yethu Yethu" w:id="11" w:date="2026-09-23T07:13:49Z"/>
              </w:ins>
            </w:sdtContent>
          </w:sdt>
          <w:sdt>
            <w:sdtPr>
              <w:id w:val="934285484"/>
              <w:tag w:val="goog_rdk_31"/>
            </w:sdtPr>
            <w:sdtContent>
              <w:ins w:author="Ramya M Ramya M" w:id="9" w:date="2026-09-22T11:32:16Z">
                <w:sdt>
                  <w:sdtPr>
                    <w:id w:val="1052450184"/>
                    <w:tag w:val="goog_rdk_32"/>
                  </w:sdtPr>
                  <w:sdtContent>
                    <w:del w:author="Yethu Yethu" w:id="11" w:date="2026-09-23T07:13:49Z"/>
                  </w:sdtContent>
                </w:sdt>
              </w:ins>
              <w:sdt>
                <w:sdtPr>
                  <w:id w:val="-1690446533"/>
                  <w:tag w:val="goog_rdk_33"/>
                </w:sdtPr>
                <w:sdtContent>
                  <w:ins w:author="Ramya M Ramya M" w:id="9" w:date="2026-09-22T11:32:16Z">
                    <w:del w:author="Yethu Yethu" w:id="11" w:date="2026-09-23T07:13:49Z">
                      <w:r w:rsidDel="00000000" w:rsidR="00000000" w:rsidRPr="00000000">
                        <w:rPr>
                          <w:strike w:val="1"/>
                          <w:u w:val="single"/>
                          <w:rtl w:val="0"/>
                          <w:rPrChange w:author="Aafreen S" w:id="4" w:date="2026-09-23T12:46:07Z">
                            <w:rPr>
                              <w:rFonts w:ascii="Arial" w:cs="Arial" w:eastAsia="Arial" w:hAnsi="Arial"/>
                              <w:b w:val="0"/>
                              <w:bCs w:val="0"/>
                              <w:i w:val="0"/>
                              <w:iCs w:val="0"/>
                              <w:smallCaps w:val="0"/>
                              <w:strike w:val="0"/>
                              <w:color w:val="000000"/>
                              <w:sz w:val="22"/>
                              <w:szCs w:val="22"/>
                              <w:u w:val="none"/>
                              <w:shd w:fill="auto" w:val="clear"/>
                              <w:vertAlign w:val="baseline"/>
                            </w:rPr>
                          </w:rPrChange>
                        </w:rPr>
                        <w:tab/>
                        <w:tab/>
                        <w:tab/>
                        <w:tab/>
                      </w:r>
                    </w:del>
                  </w:ins>
                </w:sdtContent>
              </w:sdt>
              <w:ins w:author="Ramya M Ramya M" w:id="9" w:date="2026-09-22T11:32:16Z">
                <w:del w:author="Yethu Yethu" w:id="11" w:date="2026-09-23T07:13:49Z"/>
              </w:ins>
            </w:sdtContent>
          </w:sdt>
          <w:sdt>
            <w:sdtPr>
              <w:id w:val="-1034142272"/>
              <w:tag w:val="goog_rdk_34"/>
            </w:sdtPr>
            <w:sdtContent>
              <w:ins w:author="Anu Anu" w:id="13" w:date="2026-09-23T11:47:21Z">
                <w:sdt>
                  <w:sdtPr>
                    <w:id w:val="-1545962418"/>
                    <w:tag w:val="goog_rdk_35"/>
                  </w:sdtPr>
                  <w:sdtContent>
                    <w:del w:author="Yethu Yethu" w:id="11" w:date="2026-09-23T07:13:49Z"/>
                  </w:sdtContent>
                </w:sdt>
              </w:ins>
              <w:sdt>
                <w:sdtPr>
                  <w:id w:val="-95059292"/>
                  <w:tag w:val="goog_rdk_36"/>
                </w:sdtPr>
                <w:sdtContent>
                  <w:ins w:author="Anu Anu" w:id="13" w:date="2026-09-23T11:47:21Z">
                    <w:del w:author="Yethu Yethu" w:id="11" w:date="2026-09-23T07:13:49Z">
                      <w:r w:rsidDel="00000000" w:rsidR="00000000" w:rsidRPr="00000000">
                        <w:rPr>
                          <w:strike w:val="1"/>
                          <w:u w:val="single"/>
                          <w:rtl w:val="0"/>
                          <w:rPrChange w:author="Aafreen S" w:id="4" w:date="2026-09-23T12:46:0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./;lm[o n/, mgtifu.getadb],k’\k,mo b bnk0[</w:delText>
                      </w:r>
                    </w:del>
                  </w:ins>
                </w:sdtContent>
              </w:sdt>
              <w:ins w:author="Anu Anu" w:id="13" w:date="2026-09-23T11:47:21Z">
                <w:del w:author="Yethu Yethu" w:id="11" w:date="2026-09-23T07:13:49Z"/>
              </w:ins>
            </w:sdtContent>
          </w:sdt>
          <w:sdt>
            <w:sdtPr>
              <w:id w:val="1335343324"/>
              <w:tag w:val="goog_rdk_37"/>
            </w:sdtPr>
            <w:sdtContent>
              <w:ins w:author="Ramya M Ramya M" w:id="9" w:date="2026-09-22T11:32:16Z">
                <w:sdt>
                  <w:sdtPr>
                    <w:id w:val="-1957455991"/>
                    <w:tag w:val="goog_rdk_38"/>
                  </w:sdtPr>
                  <w:sdtContent>
                    <w:del w:author="Yethu Yethu" w:id="11" w:date="2026-09-23T07:13:49Z"/>
                  </w:sdtContent>
                </w:sdt>
              </w:ins>
              <w:sdt>
                <w:sdtPr>
                  <w:id w:val="1938831302"/>
                  <w:tag w:val="goog_rdk_39"/>
                </w:sdtPr>
                <w:sdtContent>
                  <w:ins w:author="Ramya M Ramya M" w:id="9" w:date="2026-09-22T11:32:16Z">
                    <w:del w:author="Yethu Yethu" w:id="11" w:date="2026-09-23T07:13:49Z">
                      <w:r w:rsidDel="00000000" w:rsidR="00000000" w:rsidRPr="00000000">
                        <w:rPr>
                          <w:strike w:val="1"/>
                          <w:u w:val="single"/>
                          <w:rtl w:val="0"/>
                          <w:rPrChange w:author="Aafreen S" w:id="4" w:date="2026-09-23T12:46:07Z">
                            <w:rPr>
                              <w:rFonts w:ascii="Arial" w:cs="Arial" w:eastAsia="Arial" w:hAnsi="Arial"/>
                              <w:b w:val="0"/>
                              <w:bCs w:val="0"/>
                              <w:i w:val="0"/>
                              <w:iCs w:val="0"/>
                              <w:smallCaps w:val="0"/>
                              <w:strike w:val="0"/>
                              <w:color w:val="000000"/>
                              <w:sz w:val="22"/>
                              <w:szCs w:val="22"/>
                              <w:u w:val="none"/>
                              <w:shd w:fill="auto" w:val="clear"/>
                              <w:vertAlign w:val="baseline"/>
                            </w:rPr>
                          </w:rPrChange>
                        </w:rPr>
                        <w:tab/>
                        <w:tab/>
                        <w:tab/>
                        <w:tab/>
                        <w:tab/>
                        <w:tab/>
                        <w:tab/>
                        <w:tab/>
                        <w:tab/>
                        <w:tab/>
                        <w:tab/>
                        <w:tab/>
                        <w:tab/>
                        <w:tab/>
                        <w:tab/>
                        <w:tab/>
                        <w:tab/>
                        <w:tab/>
                        <w:tab/>
                        <w:tab/>
                        <w:tab/>
                        <w:tab/>
                        <w:tab/>
                        <w:tab/>
                        <w:tab/>
                        <w:tab/>
                        <w:tab/>
                        <w:tab/>
                        <w:tab/>
                        <w:tab/>
                        <w:tab/>
                        <w:tab/>
                        <w:tab/>
                      </w:r>
                    </w:del>
                  </w:ins>
                </w:sdtContent>
              </w:sdt>
              <w:ins w:author="Ramya M Ramya M" w:id="9" w:date="2026-09-22T11:32:16Z">
                <w:del w:author="Yethu Yethu" w:id="11" w:date="2026-09-23T07:13:49Z"/>
              </w:ins>
            </w:sdtContent>
          </w:sdt>
          <w:sdt>
            <w:sdtPr>
              <w:id w:val="-1408099671"/>
              <w:tag w:val="goog_rdk_40"/>
            </w:sdtPr>
            <w:sdtContent>
              <w:del w:author="Yethu Yethu" w:id="11" w:date="2026-09-23T07:13:49Z"/>
            </w:sdtContent>
          </w:sdt>
          <w:sdt>
            <w:sdtPr>
              <w:id w:val="-1648332049"/>
              <w:tag w:val="goog_rdk_41"/>
            </w:sdtPr>
            <w:sdtContent>
              <w:ins w:author="A AAYESHA FARHANA" w:id="14" w:date="2026-09-22T08:59:13Z">
                <w:sdt>
                  <w:sdtPr>
                    <w:id w:val="16980413"/>
                    <w:tag w:val="goog_rdk_42"/>
                  </w:sdtPr>
                  <w:sdtContent>
                    <w:del w:author="Yethu Yethu" w:id="11" w:date="2026-09-23T07:13:49Z"/>
                  </w:sdtContent>
                </w:sdt>
              </w:ins>
              <w:sdt>
                <w:sdtPr>
                  <w:id w:val="356231047"/>
                  <w:tag w:val="goog_rdk_43"/>
                </w:sdtPr>
                <w:sdtContent>
                  <w:ins w:author="A AAYESHA FARHANA" w:id="14" w:date="2026-09-22T08:59:13Z">
                    <w:del w:author="Yethu Yethu" w:id="11" w:date="2026-09-23T07:13:49Z">
                      <w:r w:rsidDel="00000000" w:rsidR="00000000" w:rsidRPr="00000000">
                        <w:rPr>
                          <w:strike w:val="1"/>
                          <w:u w:val="single"/>
                          <w:rtl w:val="0"/>
                          <w:rPrChange w:author="Aafreen S" w:id="4" w:date="2026-09-23T12:46:0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A AAYESHA FARHANA" w:id="14" w:date="2026-09-22T08:59:13Z">
                <w:del w:author="Yethu Yethu" w:id="11" w:date="2026-09-23T07:13:49Z"/>
              </w:ins>
            </w:sdtContent>
          </w:sdt>
          <w:sdt>
            <w:sdtPr>
              <w:id w:val="489419200"/>
              <w:tag w:val="goog_rdk_44"/>
            </w:sdtPr>
            <w:sdtContent>
              <w:del w:author="Yethu Yethu" w:id="11" w:date="2026-09-23T07:13:49Z"/>
            </w:sdtContent>
          </w:sdt>
          <w:sdt>
            <w:sdtPr>
              <w:id w:val="183694914"/>
              <w:tag w:val="goog_rdk_45"/>
            </w:sdtPr>
            <w:sdtContent>
              <w:ins w:author="Sanmugavel velu" w:id="15" w:date="2026-09-22T08:47:31Z">
                <w:sdt>
                  <w:sdtPr>
                    <w:id w:val="-1131990604"/>
                    <w:tag w:val="goog_rdk_46"/>
                  </w:sdtPr>
                  <w:sdtContent>
                    <w:del w:author="Yethu Yethu" w:id="11" w:date="2026-09-23T07:13:49Z"/>
                  </w:sdtContent>
                </w:sdt>
              </w:ins>
              <w:sdt>
                <w:sdtPr>
                  <w:id w:val="-333386477"/>
                  <w:tag w:val="goog_rdk_47"/>
                </w:sdtPr>
                <w:sdtContent>
                  <w:ins w:author="Sanmugavel velu" w:id="15" w:date="2026-09-22T08:47:31Z">
                    <w:del w:author="Yethu Yethu" w:id="11" w:date="2026-09-23T07:13:49Z">
                      <w:r w:rsidDel="00000000" w:rsidR="00000000" w:rsidRPr="00000000">
                        <w:rPr>
                          <w:strike w:val="1"/>
                          <w:u w:val="single"/>
                          <w:rtl w:val="0"/>
                          <w:rPrChange w:author="Aafreen S" w:id="4" w:date="2026-09-23T12:46:0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Sanmugavel velu" w:id="15" w:date="2026-09-22T08:47:31Z">
                <w:del w:author="Yethu Yethu" w:id="11" w:date="2026-09-23T07:13:49Z"/>
              </w:ins>
            </w:sdtContent>
          </w:sdt>
          <w:sdt>
            <w:sdtPr>
              <w:id w:val="-820945616"/>
              <w:tag w:val="goog_rdk_48"/>
            </w:sdtPr>
            <w:sdtContent>
              <w:del w:author="Yethu Yethu" w:id="11" w:date="2026-09-23T07:13:49Z"/>
            </w:sdtContent>
          </w:sdt>
          <w:sdt>
            <w:sdtPr>
              <w:id w:val="1338770456"/>
              <w:tag w:val="goog_rdk_49"/>
            </w:sdtPr>
            <w:sdtContent>
              <w:ins w:author="Manoj Gamer" w:id="16" w:date="2026-09-22T07:37:28Z">
                <w:sdt>
                  <w:sdtPr>
                    <w:id w:val="497074538"/>
                    <w:tag w:val="goog_rdk_50"/>
                  </w:sdtPr>
                  <w:sdtContent>
                    <w:del w:author="Yethu Yethu" w:id="11" w:date="2026-09-23T07:13:49Z"/>
                  </w:sdtContent>
                </w:sdt>
              </w:ins>
              <w:sdt>
                <w:sdtPr>
                  <w:id w:val="-1091122168"/>
                  <w:tag w:val="goog_rdk_51"/>
                </w:sdtPr>
                <w:sdtContent>
                  <w:ins w:author="Manoj Gamer" w:id="16" w:date="2026-09-22T07:37:28Z">
                    <w:del w:author="Yethu Yethu" w:id="11" w:date="2026-09-23T07:13:49Z">
                      <w:r w:rsidDel="00000000" w:rsidR="00000000" w:rsidRPr="00000000">
                        <w:rPr>
                          <w:strike w:val="1"/>
                          <w:u w:val="single"/>
                          <w:rtl w:val="0"/>
                          <w:rPrChange w:author="Aafreen S" w:id="4" w:date="2026-09-23T12:46:0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n</w:delText>
                      </w:r>
                    </w:del>
                  </w:ins>
                </w:sdtContent>
              </w:sdt>
              <w:ins w:author="Manoj Gamer" w:id="16" w:date="2026-09-22T07:37:28Z">
                <w:del w:author="Yethu Yethu" w:id="11" w:date="2026-09-23T07:13:49Z"/>
              </w:ins>
            </w:sdtContent>
          </w:sdt>
          <w:sdt>
            <w:sdtPr>
              <w:id w:val="17216125"/>
              <w:tag w:val="goog_rdk_52"/>
            </w:sdtPr>
            <w:sdtContent>
              <w:del w:author="Yethu Yethu" w:id="11" w:date="2026-09-23T07:13:49Z"/>
            </w:sdtContent>
          </w:sdt>
          <w:sdt>
            <w:sdtPr>
              <w:id w:val="859625327"/>
              <w:tag w:val="goog_rdk_53"/>
            </w:sdtPr>
            <w:sdtContent>
              <w:ins w:author="A AAYESHA FARHANA" w:id="17" w:date="2026-09-22T05:24:17Z">
                <w:sdt>
                  <w:sdtPr>
                    <w:id w:val="1123737029"/>
                    <w:tag w:val="goog_rdk_54"/>
                  </w:sdtPr>
                  <w:sdtContent>
                    <w:del w:author="Yethu Yethu" w:id="11" w:date="2026-09-23T07:13:49Z"/>
                  </w:sdtContent>
                </w:sdt>
              </w:ins>
              <w:sdt>
                <w:sdtPr>
                  <w:id w:val="1980210653"/>
                  <w:tag w:val="goog_rdk_55"/>
                </w:sdtPr>
                <w:sdtContent>
                  <w:ins w:author="A AAYESHA FARHANA" w:id="17" w:date="2026-09-22T05:24:17Z">
                    <w:del w:author="Yethu Yethu" w:id="11" w:date="2026-09-23T07:13:49Z">
                      <w:r w:rsidDel="00000000" w:rsidR="00000000" w:rsidRPr="00000000">
                        <w:rPr>
                          <w:strike w:val="1"/>
                          <w:u w:val="single"/>
                          <w:rtl w:val="0"/>
                          <w:rPrChange w:author="Aafreen S" w:id="4" w:date="2026-09-23T12:46:0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A AAYESHA FARHANA" w:id="17" w:date="2026-09-22T05:24:17Z">
                <w:del w:author="Yethu Yethu" w:id="11" w:date="2026-09-23T07:13:49Z"/>
              </w:ins>
            </w:sdtContent>
          </w:sdt>
          <w:sdt>
            <w:sdtPr>
              <w:id w:val="-1523084759"/>
              <w:tag w:val="goog_rdk_56"/>
            </w:sdtPr>
            <w:sdtContent>
              <w:del w:author="Yethu Yethu" w:id="11" w:date="2026-09-23T07:13:49Z"/>
              <w:sdt>
                <w:sdtPr>
                  <w:id w:val="-344530571"/>
                  <w:tag w:val="goog_rdk_57"/>
                </w:sdtPr>
                <w:sdtContent>
                  <w:del w:author="Yethu Yethu" w:id="11" w:date="2026-09-23T07:13:49Z">
                    <w:r w:rsidDel="00000000" w:rsidR="00000000" w:rsidRPr="00000000">
                      <w:rPr>
                        <w:strike w:val="1"/>
                        <w:u w:val="single"/>
                        <w:rtl w:val="0"/>
                        <w:rPrChange w:author="Aafreen S" w:id="4" w:date="2026-09-23T12:46:07Z">
                          <w:rPr>
                            <w:rFonts w:ascii="Cambria" w:cs="Cambria" w:eastAsia="Cambria" w:hAnsi="Cambria"/>
                            <w:sz w:val="30"/>
                            <w:szCs w:val="30"/>
                          </w:rPr>
                        </w:rPrChange>
                      </w:rPr>
                      <w:delText xml:space="preserve">PocketSmart AI: Your Smart Budget &amp; Recomme</w:delText>
                    </w:r>
                  </w:del>
                </w:sdtContent>
              </w:sdt>
              <w:del w:author="Yethu Yethu" w:id="11" w:date="2026-09-23T07:13:49Z"/>
            </w:sdtContent>
          </w:sdt>
          <w:sdt>
            <w:sdtPr>
              <w:id w:val="-1338498944"/>
              <w:tag w:val="goog_rdk_58"/>
            </w:sdtPr>
            <w:sdtContent>
              <w:del w:author="Anu Anu" w:id="13" w:date="2026-09-23T11:47:21Z"/>
              <w:sdt>
                <w:sdtPr>
                  <w:id w:val="-338929864"/>
                  <w:tag w:val="goog_rdk_59"/>
                </w:sdtPr>
                <w:sdtContent>
                  <w:del w:author="Anu Anu" w:id="13" w:date="2026-09-23T11:47:21Z">
                    <w:r w:rsidDel="00000000" w:rsidR="00000000" w:rsidRPr="00000000">
                      <w:rPr>
                        <w:strike w:val="1"/>
                        <w:u w:val="single"/>
                        <w:rtl w:val="0"/>
                        <w:rPrChange w:author="Aafreen S" w:id="4" w:date="2026-09-23T12:46:07Z">
                          <w:rPr>
                            <w:rFonts w:ascii="Cambria" w:cs="Cambria" w:eastAsia="Cambria" w:hAnsi="Cambria"/>
                            <w:sz w:val="30"/>
                            <w:szCs w:val="30"/>
                          </w:rPr>
                        </w:rPrChange>
                      </w:rPr>
                      <w:delText xml:space="preserve">ndation </w:delText>
                    </w:r>
                  </w:del>
                </w:sdtContent>
              </w:sdt>
              <w:del w:author="Anu Anu" w:id="13" w:date="2026-09-23T11:47:21Z"/>
            </w:sdtContent>
          </w:sdt>
          <w:sdt>
            <w:sdtPr>
              <w:id w:val="-1367818664"/>
              <w:tag w:val="goog_rdk_60"/>
            </w:sdtPr>
            <w:sdtContent>
              <w:del w:author="Anonymous" w:id="18" w:date="2026-09-23T05:57:16Z"/>
              <w:sdt>
                <w:sdtPr>
                  <w:id w:val="-991783137"/>
                  <w:tag w:val="goog_rdk_61"/>
                </w:sdtPr>
                <w:sdtContent>
                  <w:del w:author="Anonymous" w:id="18" w:date="2026-09-23T05:57:16Z">
                    <w:r w:rsidDel="00000000" w:rsidR="00000000" w:rsidRPr="00000000">
                      <w:rPr>
                        <w:strike w:val="1"/>
                        <w:u w:val="single"/>
                        <w:rtl w:val="0"/>
                        <w:rPrChange w:author="Aafreen S" w:id="4" w:date="2026-09-23T12:46:07Z">
                          <w:rPr>
                            <w:rFonts w:ascii="Cambria" w:cs="Cambria" w:eastAsia="Cambria" w:hAnsi="Cambria"/>
                            <w:sz w:val="30"/>
                            <w:szCs w:val="30"/>
                          </w:rPr>
                        </w:rPrChange>
                      </w:rPr>
                      <w:delText xml:space="preserve">Assistant</w:delText>
                    </w:r>
                  </w:del>
                </w:sdtContent>
              </w:sdt>
              <w:del w:author="Anonymous" w:id="18" w:date="2026-09-23T05:57:16Z"/>
            </w:sdtContent>
          </w:sdt>
          <w:sdt>
            <w:sdtPr>
              <w:id w:val="489260748"/>
              <w:tag w:val="goog_rdk_62"/>
            </w:sdtPr>
            <w:sdtContent>
              <w:ins w:author="Pradeep" w:id="19" w:date="2026-09-21T23:59:33Z">
                <w:sdt>
                  <w:sdtPr>
                    <w:id w:val="1060346700"/>
                    <w:tag w:val="goog_rdk_63"/>
                  </w:sdtPr>
                  <w:sdtContent>
                    <w:del w:author="Anonymous" w:id="18" w:date="2026-09-23T05:57:16Z"/>
                  </w:sdtContent>
                </w:sdt>
              </w:ins>
              <w:sdt>
                <w:sdtPr>
                  <w:id w:val="1178371221"/>
                  <w:tag w:val="goog_rdk_64"/>
                </w:sdtPr>
                <w:sdtContent>
                  <w:ins w:author="Pradeep" w:id="19" w:date="2026-09-21T23:59:33Z">
                    <w:del w:author="Anonymous" w:id="18" w:date="2026-09-23T05:57:16Z">
                      <w:r w:rsidDel="00000000" w:rsidR="00000000" w:rsidRPr="00000000">
                        <w:rPr>
                          <w:strike w:val="1"/>
                          <w:u w:val="single"/>
                          <w:rtl w:val="0"/>
                          <w:rPrChange w:author="Aafreen S" w:id="4" w:date="2026-09-23T12:46:07Z">
                            <w:rPr>
                              <w:rFonts w:ascii="Cambria" w:cs="Cambria" w:eastAsia="Cambria" w:hAnsi="Cambria"/>
                              <w:sz w:val="30"/>
                              <w:szCs w:val="30"/>
                            </w:rPr>
                          </w:rPrChange>
                        </w:rPr>
                        <w:delText xml:space="preserve">(</w:delText>
                      </w:r>
                    </w:del>
                  </w:ins>
                </w:sdtContent>
              </w:sdt>
              <w:ins w:author="Pradeep" w:id="19" w:date="2026-09-21T23:59:33Z">
                <w:del w:author="Anonymous" w:id="18" w:date="2026-09-23T05:57:16Z">
                  <w:sdt>
                    <w:sdtPr>
                      <w:id w:val="-9221082"/>
                      <w:tag w:val="goog_rdk_65"/>
                    </w:sdtPr>
                    <w:sdtContent>
                      <w:r w:rsidDel="00000000" w:rsidR="00000000" w:rsidRPr="00000000">
                        <w:rPr>
                          <w:strike w:val="1"/>
                          <w:u w:val="single"/>
                          <w:rtl w:val="0"/>
                          <w:rPrChange w:author="Aafreen S" w:id="4" w:date="2026-09-23T12:46:07Z">
                            <w:rPr>
                              <w:rFonts w:ascii="Cambria" w:cs="Cambria" w:eastAsia="Cambria" w:hAnsi="Cambria"/>
                              <w:sz w:val="30"/>
                              <w:szCs w:val="30"/>
                            </w:rPr>
                          </w:rPrChange>
                        </w:rPr>
                        <w:delText xml:space="preserve">Gen AI powered budget </w:delText>
                      </w:r>
                    </w:sdtContent>
                  </w:sdt>
                </w:del>
              </w:ins>
            </w:sdtContent>
          </w:sdt>
          <w:sdt>
            <w:sdtPr>
              <w:id w:val="869327889"/>
              <w:tag w:val="goog_rdk_66"/>
            </w:sdtPr>
            <w:sdtContent>
              <w:ins w:author="Yethu Yethu" w:id="20" w:date="2026-09-22T08:25:27Z">
                <w:sdt>
                  <w:sdtPr>
                    <w:id w:val="185000573"/>
                    <w:tag w:val="goog_rdk_67"/>
                  </w:sdtPr>
                  <w:sdtContent>
                    <w:del w:author="Anonymous" w:id="18" w:date="2026-09-23T05:57:16Z"/>
                  </w:sdtContent>
                </w:sdt>
              </w:ins>
              <w:sdt>
                <w:sdtPr>
                  <w:id w:val="679196083"/>
                  <w:tag w:val="goog_rdk_68"/>
                </w:sdtPr>
                <w:sdtContent>
                  <w:ins w:author="Yethu Yethu" w:id="20" w:date="2026-09-22T08:25:27Z">
                    <w:del w:author="Anonymous" w:id="18" w:date="2026-09-23T05:57:16Z">
                      <w:r w:rsidDel="00000000" w:rsidR="00000000" w:rsidRPr="00000000">
                        <w:rPr>
                          <w:strike w:val="1"/>
                          <w:u w:val="single"/>
                          <w:rtl w:val="0"/>
                          <w:rPrChange w:author="Aafreen S" w:id="4" w:date="2026-09-23T12:46:07Z">
                            <w:rPr>
                              <w:rFonts w:ascii="Cambria" w:cs="Cambria" w:eastAsia="Cambria" w:hAnsi="Cambria"/>
                              <w:sz w:val="30"/>
                              <w:szCs w:val="30"/>
                            </w:rPr>
                          </w:rPrChange>
                        </w:rPr>
                        <w:delText xml:space="preserve">—</w:delText>
                      </w:r>
                    </w:del>
                  </w:ins>
                </w:sdtContent>
              </w:sdt>
              <w:ins w:author="Yethu Yethu" w:id="20" w:date="2026-09-22T08:25:27Z">
                <w:del w:author="Anonymous" w:id="18" w:date="2026-09-23T05:57:16Z"/>
              </w:ins>
            </w:sdtContent>
          </w:sdt>
          <w:sdt>
            <w:sdtPr>
              <w:id w:val="-890625821"/>
              <w:tag w:val="goog_rdk_69"/>
            </w:sdtPr>
            <w:sdtContent>
              <w:ins w:author="Kayalvizhi Velmurugan" w:id="21" w:date="2026-09-23T08:22:17Z">
                <w:sdt>
                  <w:sdtPr>
                    <w:id w:val="1427169519"/>
                    <w:tag w:val="goog_rdk_70"/>
                  </w:sdtPr>
                  <w:sdtContent>
                    <w:del w:author="Anonymous" w:id="18" w:date="2026-09-23T05:57:16Z"/>
                  </w:sdtContent>
                </w:sdt>
              </w:ins>
              <w:sdt>
                <w:sdtPr>
                  <w:id w:val="572500891"/>
                  <w:tag w:val="goog_rdk_71"/>
                </w:sdtPr>
                <w:sdtContent>
                  <w:ins w:author="Kayalvizhi Velmurugan" w:id="21" w:date="2026-09-23T08:22:17Z">
                    <w:del w:author="Anonymous" w:id="18" w:date="2026-09-23T05:57:16Z">
                      <w:r w:rsidDel="00000000" w:rsidR="00000000" w:rsidRPr="00000000">
                        <w:rPr>
                          <w:rFonts w:ascii="Cambria" w:cs="Cambria" w:eastAsia="Cambria" w:hAnsi="Cambria"/>
                          <w:strike w:val="1"/>
                          <w:sz w:val="24"/>
                          <w:szCs w:val="24"/>
                          <w:u w:val="single"/>
                          <w:rtl w:val="0"/>
                          <w:rPrChange w:author="Aafreen S" w:id="4" w:date="2026-09-23T12:46:07Z">
                            <w:rPr>
                              <w:rFonts w:ascii="Cambria" w:cs="Cambria" w:eastAsia="Cambria" w:hAnsi="Cambria"/>
                              <w:sz w:val="30"/>
                              <w:szCs w:val="30"/>
                            </w:rPr>
                          </w:rPrChange>
                        </w:rPr>
                        <w:delText xml:space="preserve">fkkm.,dfkk</w:delText>
                      </w:r>
                    </w:del>
                  </w:ins>
                </w:sdtContent>
              </w:sdt>
              <w:ins w:author="Kayalvizhi Velmurugan" w:id="21" w:date="2026-09-23T08:22:17Z">
                <w:del w:author="Anonymous" w:id="18" w:date="2026-09-23T05:57:16Z">
                  <w:sdt>
                    <w:sdtPr>
                      <w:id w:val="-1718276578"/>
                      <w:tag w:val="goog_rdk_72"/>
                    </w:sdtPr>
                    <w:sdtContent>
                      <w:r w:rsidDel="00000000" w:rsidR="00000000" w:rsidRPr="00000000">
                        <w:rPr>
                          <w:rtl w:val="0"/>
                        </w:rPr>
                      </w:r>
                    </w:sdtContent>
                  </w:sdt>
                </w:del>
              </w:ins>
            </w:sdtContent>
          </w:sdt>
        </w:p>
      </w:sdtContent>
    </w:sdt>
    <w:sdt>
      <w:sdtPr>
        <w:id w:val="-524765395"/>
        <w:tag w:val="goog_rdk_77"/>
      </w:sdtPr>
      <w:sdtContent>
        <w:p w:rsidR="00000000" w:rsidDel="00000000" w:rsidP="00000000" w:rsidRDefault="00000000" w:rsidRPr="00000000" w14:paraId="00000003">
          <w:pPr>
            <w:numPr>
              <w:ilvl w:val="0"/>
              <w:numId w:val="5"/>
            </w:numPr>
            <w:tabs>
              <w:tab w:val="center" w:leader="none" w:pos="4513"/>
              <w:tab w:val="right" w:leader="none" w:pos="9026"/>
            </w:tabs>
            <w:spacing w:after="0" w:afterAutospacing="0" w:lineRule="auto"/>
            <w:ind w:left="720" w:right="-561.2598425196836" w:hanging="360"/>
            <w:jc w:val="center"/>
            <w:rPr>
              <w:ins w:author="Kayalvizhi Velmurugan" w:id="21" w:date="2026-09-23T08:22:17Z"/>
              <w:del w:author="Anonymous" w:id="18" w:date="2026-09-23T05:57:16Z"/>
            </w:rPr>
            <w:pPrChange w:author="Deepii Deepa" w:id="0" w:date="2026-09-23T12:38:09Z">
              <w:pPr>
                <w:numPr>
                  <w:ilvl w:val="0"/>
                  <w:numId w:val="5"/>
                </w:numPr>
                <w:tabs>
                  <w:tab w:val="center" w:leader="none" w:pos="4513"/>
                  <w:tab w:val="right" w:leader="none" w:pos="9026"/>
                </w:tabs>
                <w:spacing w:after="280" w:lineRule="auto"/>
                <w:ind w:left="720" w:right="-561.2598425196836" w:hanging="360"/>
                <w:jc w:val="center"/>
              </w:pPr>
            </w:pPrChange>
          </w:pPr>
          <w:sdt>
            <w:sdtPr>
              <w:id w:val="677768978"/>
              <w:tag w:val="goog_rdk_74"/>
            </w:sdtPr>
            <w:sdtContent>
              <w:ins w:author="Kayalvizhi Velmurugan" w:id="21" w:date="2026-09-23T08:22:17Z">
                <w:sdt>
                  <w:sdtPr>
                    <w:id w:val="327065567"/>
                    <w:tag w:val="goog_rdk_75"/>
                  </w:sdtPr>
                  <w:sdtContent>
                    <w:del w:author="Anonymous" w:id="18" w:date="2026-09-23T05:57:16Z"/>
                  </w:sdtContent>
                </w:sdt>
              </w:ins>
              <w:sdt>
                <w:sdtPr>
                  <w:id w:val="-1955038617"/>
                  <w:tag w:val="goog_rdk_76"/>
                </w:sdtPr>
                <w:sdtContent>
                  <w:ins w:author="Kayalvizhi Velmurugan" w:id="21" w:date="2026-09-23T08:22:17Z">
                    <w:del w:author="Anonymous" w:id="18" w:date="2026-09-23T05:57:16Z">
                      <w:r w:rsidDel="00000000" w:rsidR="00000000" w:rsidRPr="00000000">
                        <w:rPr>
                          <w:strike w:val="1"/>
                          <w:u w:val="single"/>
                          <w:rtl w:val="0"/>
                          <w:rPrChange w:author="Aafreen S" w:id="4" w:date="2026-09-23T12:46:07Z">
                            <w:rPr>
                              <w:rFonts w:ascii="Cambria" w:cs="Cambria" w:eastAsia="Cambria" w:hAnsi="Cambria"/>
                              <w:sz w:val="30"/>
                              <w:szCs w:val="30"/>
                            </w:rPr>
                          </w:rPrChange>
                        </w:rPr>
                        <w:delText xml:space="preserve">``m</w:delText>
                        <w:tab/>
                        <w:tab/>
                        <w:tab/>
                        <w:tab/>
                        <w:tab/>
                        <w:tab/>
                        <w:delText xml:space="preserve">Qm.,dfkk</w:delText>
                      </w:r>
                    </w:del>
                  </w:ins>
                </w:sdtContent>
              </w:sdt>
              <w:ins w:author="Kayalvizhi Velmurugan" w:id="21" w:date="2026-09-23T08:22:17Z">
                <w:del w:author="Anonymous" w:id="18" w:date="2026-09-23T05:57:16Z"/>
              </w:ins>
            </w:sdtContent>
          </w:sdt>
        </w:p>
      </w:sdtContent>
    </w:sdt>
    <w:sdt>
      <w:sdtPr>
        <w:id w:val="1281676009"/>
        <w:tag w:val="goog_rdk_83"/>
      </w:sdtPr>
      <w:sdtContent>
        <w:p w:rsidR="00000000" w:rsidDel="00000000" w:rsidP="00000000" w:rsidRDefault="00000000" w:rsidRPr="00000000" w14:paraId="00000004">
          <w:pPr>
            <w:numPr>
              <w:ilvl w:val="0"/>
              <w:numId w:val="5"/>
            </w:numPr>
            <w:tabs>
              <w:tab w:val="center" w:leader="none" w:pos="4513"/>
              <w:tab w:val="right" w:leader="none" w:pos="9026"/>
            </w:tabs>
            <w:spacing w:after="0" w:afterAutospacing="0" w:lineRule="auto"/>
            <w:ind w:left="720" w:right="-561.2598425196836" w:hanging="360"/>
            <w:jc w:val="center"/>
            <w:rPr>
              <w:ins w:author="Kayalvizhi Velmurugan" w:id="21" w:date="2026-09-23T08:22:17Z"/>
              <w:del w:author="Anonymous" w:id="18" w:date="2026-09-23T05:57:16Z"/>
            </w:rPr>
            <w:pPrChange w:author="Deepii Deepa" w:id="0" w:date="2026-09-23T12:38:09Z">
              <w:pPr>
                <w:numPr>
                  <w:ilvl w:val="0"/>
                  <w:numId w:val="5"/>
                </w:numPr>
                <w:tabs>
                  <w:tab w:val="center" w:leader="none" w:pos="4513"/>
                  <w:tab w:val="right" w:leader="none" w:pos="9026"/>
                </w:tabs>
                <w:spacing w:after="280" w:lineRule="auto"/>
                <w:ind w:left="720" w:right="-561.2598425196836" w:hanging="360"/>
                <w:jc w:val="center"/>
              </w:pPr>
            </w:pPrChange>
          </w:pPr>
          <w:sdt>
            <w:sdtPr>
              <w:id w:val="-555779825"/>
              <w:tag w:val="goog_rdk_78"/>
            </w:sdtPr>
            <w:sdtContent>
              <w:ins w:author="Kayalvizhi Velmurugan" w:id="21" w:date="2026-09-23T08:22:17Z">
                <w:sdt>
                  <w:sdtPr>
                    <w:id w:val="736206199"/>
                    <w:tag w:val="goog_rdk_79"/>
                  </w:sdtPr>
                  <w:sdtContent>
                    <w:del w:author="Anonymous" w:id="18" w:date="2026-09-23T05:57:16Z"/>
                  </w:sdtContent>
                </w:sdt>
              </w:ins>
              <w:sdt>
                <w:sdtPr>
                  <w:id w:val="59017105"/>
                  <w:tag w:val="goog_rdk_80"/>
                </w:sdtPr>
                <w:sdtContent>
                  <w:ins w:author="Kayalvizhi Velmurugan" w:id="21" w:date="2026-09-23T08:22:17Z">
                    <w:del w:author="Anonymous" w:id="18" w:date="2026-09-23T05:57:16Z">
                      <w:r w:rsidDel="00000000" w:rsidR="00000000" w:rsidRPr="00000000">
                        <w:rPr>
                          <w:strike w:val="1"/>
                          <w:u w:val="single"/>
                          <w:rtl w:val="0"/>
                          <w:rPrChange w:author="Aafreen S" w:id="4" w:date="2026-09-23T12:46:07Z">
                            <w:rPr>
                              <w:rFonts w:ascii="Cambria" w:cs="Cambria" w:eastAsia="Cambria" w:hAnsi="Cambria"/>
                              <w:sz w:val="30"/>
                              <w:szCs w:val="30"/>
                            </w:rPr>
                          </w:rPrChange>
                        </w:rPr>
                        <w:tab/>
                        <w:tab/>
                        <w:tab/>
                        <w:tab/>
                      </w:r>
                    </w:del>
                  </w:ins>
                </w:sdtContent>
              </w:sdt>
              <w:ins w:author="Kayalvizhi Velmurugan" w:id="21" w:date="2026-09-23T08:22:17Z">
                <w:del w:author="Anonymous" w:id="18" w:date="2026-09-23T05:57:16Z">
                  <w:sdt>
                    <w:sdtPr>
                      <w:id w:val="1623265286"/>
                      <w:tag w:val="goog_rdk_81"/>
                    </w:sdtPr>
                    <w:sdtContent>
                      <w:r w:rsidDel="00000000" w:rsidR="00000000" w:rsidRPr="00000000">
                        <w:rPr>
                          <w:rFonts w:ascii="Cambria" w:cs="Cambria" w:eastAsia="Cambria" w:hAnsi="Cambria"/>
                          <w:strike w:val="1"/>
                          <w:sz w:val="24"/>
                          <w:szCs w:val="24"/>
                          <w:u w:val="single"/>
                          <w:rtl w:val="0"/>
                          <w:rPrChange w:author="Aafreen S" w:id="4" w:date="2026-09-23T12:46:07Z">
                            <w:rPr>
                              <w:rFonts w:ascii="Cambria" w:cs="Cambria" w:eastAsia="Cambria" w:hAnsi="Cambria"/>
                              <w:sz w:val="30"/>
                              <w:szCs w:val="30"/>
                            </w:rPr>
                          </w:rPrChange>
                        </w:rPr>
                        <w:delText xml:space="preserve">fkkm.,dfkk</w:delText>
                      </w:r>
                    </w:sdtContent>
                  </w:sdt>
                  <w:sdt>
                    <w:sdtPr>
                      <w:id w:val="589089895"/>
                      <w:tag w:val="goog_rdk_82"/>
                    </w:sdtPr>
                    <w:sdtContent>
                      <w:r w:rsidDel="00000000" w:rsidR="00000000" w:rsidRPr="00000000">
                        <w:rPr>
                          <w:rtl w:val="0"/>
                        </w:rPr>
                      </w:r>
                    </w:sdtContent>
                  </w:sdt>
                </w:del>
              </w:ins>
            </w:sdtContent>
          </w:sdt>
        </w:p>
      </w:sdtContent>
    </w:sdt>
    <w:sdt>
      <w:sdtPr>
        <w:id w:val="-1993562715"/>
        <w:tag w:val="goog_rdk_87"/>
      </w:sdtPr>
      <w:sdtContent>
        <w:p w:rsidR="00000000" w:rsidDel="00000000" w:rsidP="00000000" w:rsidRDefault="00000000" w:rsidRPr="00000000" w14:paraId="00000005">
          <w:pPr>
            <w:numPr>
              <w:ilvl w:val="0"/>
              <w:numId w:val="5"/>
            </w:numPr>
            <w:tabs>
              <w:tab w:val="center" w:leader="none" w:pos="4513"/>
              <w:tab w:val="right" w:leader="none" w:pos="9026"/>
            </w:tabs>
            <w:spacing w:after="280" w:lineRule="auto"/>
            <w:ind w:left="720" w:right="-561.2598425196836" w:hanging="360"/>
            <w:jc w:val="center"/>
            <w:rPr>
              <w:ins w:author="Kayalvizhi Velmurugan" w:id="21" w:date="2026-09-23T08:22:17Z"/>
              <w:del w:author="Anonymous" w:id="18" w:date="2026-09-23T05:57:16Z"/>
            </w:rPr>
            <w:pPrChange w:author="Deepii Deepa" w:id="0" w:date="2026-09-23T12:38:09Z">
              <w:pPr>
                <w:numPr>
                  <w:ilvl w:val="0"/>
                  <w:numId w:val="5"/>
                </w:numPr>
                <w:tabs>
                  <w:tab w:val="center" w:leader="none" w:pos="4513"/>
                  <w:tab w:val="right" w:leader="none" w:pos="9026"/>
                </w:tabs>
                <w:spacing w:after="280" w:lineRule="auto"/>
                <w:ind w:left="720" w:right="-561.2598425196836" w:hanging="360"/>
                <w:jc w:val="center"/>
              </w:pPr>
            </w:pPrChange>
          </w:pPr>
          <w:sdt>
            <w:sdtPr>
              <w:id w:val="1322123328"/>
              <w:tag w:val="goog_rdk_84"/>
            </w:sdtPr>
            <w:sdtContent>
              <w:ins w:author="Kayalvizhi Velmurugan" w:id="21" w:date="2026-09-23T08:22:17Z">
                <w:sdt>
                  <w:sdtPr>
                    <w:id w:val="786296299"/>
                    <w:tag w:val="goog_rdk_85"/>
                  </w:sdtPr>
                  <w:sdtContent>
                    <w:del w:author="Anonymous" w:id="18" w:date="2026-09-23T05:57:16Z"/>
                  </w:sdtContent>
                </w:sdt>
              </w:ins>
              <w:sdt>
                <w:sdtPr>
                  <w:id w:val="1801024054"/>
                  <w:tag w:val="goog_rdk_86"/>
                </w:sdtPr>
                <w:sdtContent>
                  <w:ins w:author="Kayalvizhi Velmurugan" w:id="21" w:date="2026-09-23T08:22:17Z">
                    <w:del w:author="Anonymous" w:id="18" w:date="2026-09-23T05:57:16Z">
                      <w:r w:rsidDel="00000000" w:rsidR="00000000" w:rsidRPr="00000000">
                        <w:rPr>
                          <w:strike w:val="1"/>
                          <w:u w:val="single"/>
                          <w:rtl w:val="0"/>
                          <w:rPrChange w:author="Aafreen S" w:id="4" w:date="2026-09-23T12:46:07Z">
                            <w:rPr>
                              <w:rFonts w:ascii="Cambria" w:cs="Cambria" w:eastAsia="Cambria" w:hAnsi="Cambria"/>
                              <w:sz w:val="30"/>
                              <w:szCs w:val="30"/>
                            </w:rPr>
                          </w:rPrChange>
                        </w:rPr>
                        <w:delText xml:space="preserve">``m</w:delText>
                        <w:tab/>
                        <w:delText xml:space="preserve">=</w:delText>
                        <w:tab/>
                        <w:tab/>
                        <w:tab/>
                        <w:tab/>
                        <w:tab/>
                        <w:tab/>
                        <w:tab/>
                        <w:tab/>
                        <w:tab/>
                        <w:tab/>
                        <w:tab/>
                        <w:tab/>
                        <w:tab/>
                        <w:tab/>
                        <w:tab/>
                        <w:tab/>
                        <w:tab/>
                        <w:tab/>
                        <w:tab/>
                        <w:tab/>
                      </w:r>
                    </w:del>
                  </w:ins>
                </w:sdtContent>
              </w:sdt>
              <w:ins w:author="Kayalvizhi Velmurugan" w:id="21" w:date="2026-09-23T08:22:17Z">
                <w:del w:author="Anonymous" w:id="18" w:date="2026-09-23T05:57:16Z"/>
              </w:ins>
            </w:sdtContent>
          </w:sdt>
        </w:p>
      </w:sdtContent>
    </w:sdt>
    <w:sdt>
      <w:sdtPr>
        <w:id w:val="854674161"/>
        <w:tag w:val="goog_rdk_94"/>
      </w:sdtPr>
      <w:sdtContent>
        <w:p w:rsidR="00000000" w:rsidDel="00000000" w:rsidP="00000000" w:rsidRDefault="00000000" w:rsidRPr="00000000" w14:paraId="00000006">
          <w:pPr>
            <w:spacing w:after="280" w:lineRule="auto"/>
            <w:ind w:left="720" w:right="-561.2598425196836" w:firstLine="0"/>
            <w:jc w:val="center"/>
            <w:rPr>
              <w:ins w:author="Yethu Yethu" w:id="20" w:date="2026-09-22T08:25:27Z"/>
              <w:del w:author="Anonymous" w:id="18" w:date="2026-09-23T05:57:16Z"/>
              <w:strike w:val="1"/>
              <w:rPrChange w:author="Deepii Deepa" w:id="23" w:date="2026-09-23T12:38:09Z">
                <w:rPr>
                  <w:rFonts w:ascii="Cambria" w:cs="Cambria" w:eastAsia="Cambria" w:hAnsi="Cambria"/>
                  <w:sz w:val="30"/>
                  <w:szCs w:val="30"/>
                </w:rPr>
              </w:rPrChange>
            </w:rPr>
            <w:pPrChange w:author="Deepii Deepa" w:id="0" w:date="2026-09-23T12:38:09Z">
              <w:pPr>
                <w:spacing w:after="280" w:lineRule="auto"/>
                <w:ind w:left="720" w:right="-561.2598425196836" w:firstLine="0"/>
                <w:jc w:val="center"/>
              </w:pPr>
            </w:pPrChange>
          </w:pPr>
          <w:sdt>
            <w:sdtPr>
              <w:id w:val="604125576"/>
              <w:tag w:val="goog_rdk_88"/>
            </w:sdtPr>
            <w:sdtContent>
              <w:ins w:author="Kayalvizhi Velmurugan" w:id="21" w:date="2026-09-23T08:22:17Z">
                <w:sdt>
                  <w:sdtPr>
                    <w:id w:val="-1349397856"/>
                    <w:tag w:val="goog_rdk_89"/>
                  </w:sdtPr>
                  <w:sdtContent>
                    <w:del w:author="Anonymous" w:id="18" w:date="2026-09-23T05:57:16Z"/>
                  </w:sdtContent>
                </w:sdt>
              </w:ins>
              <w:sdt>
                <w:sdtPr>
                  <w:id w:val="-1727170582"/>
                  <w:tag w:val="goog_rdk_90"/>
                </w:sdtPr>
                <w:sdtContent>
                  <w:ins w:author="Kayalvizhi Velmurugan" w:id="21" w:date="2026-09-23T08:22:17Z">
                    <w:del w:author="Anonymous" w:id="18" w:date="2026-09-23T05:57:16Z">
                      <w:r w:rsidDel="00000000" w:rsidR="00000000" w:rsidRPr="00000000">
                        <w:rPr>
                          <w:strike w:val="1"/>
                          <w:u w:val="single"/>
                          <w:rtl w:val="0"/>
                          <w:rPrChange w:author="Aafreen S" w:id="4" w:date="2026-09-23T12:46:07Z">
                            <w:rPr>
                              <w:rFonts w:ascii="Cambria" w:cs="Cambria" w:eastAsia="Cambria" w:hAnsi="Cambria"/>
                              <w:sz w:val="30"/>
                              <w:szCs w:val="30"/>
                            </w:rPr>
                          </w:rPrChange>
                        </w:rPr>
                        <w:delText xml:space="preserve">``</w:delText>
                        <w:tab/>
                        <w:tab/>
                        <w:tab/>
                        <w:tab/>
                        <w:tab/>
                        <w:tab/>
                        <w:delText xml:space="preserve">Q</w:delText>
                        <w:tab/>
                        <w:tab/>
                        <w:tab/>
                        <w:tab/>
                        <w:tab/>
                        <w:delText xml:space="preserve">=</w:delText>
                        <w:tab/>
                        <w:tab/>
                        <w:tab/>
                        <w:tab/>
                        <w:tab/>
                        <w:tab/>
                        <w:tab/>
                        <w:tab/>
                        <w:tab/>
                        <w:tab/>
                        <w:tab/>
                        <w:tab/>
                        <w:tab/>
                      </w:r>
                    </w:del>
                  </w:ins>
                </w:sdtContent>
              </w:sdt>
              <w:ins w:author="Kayalvizhi Velmurugan" w:id="21" w:date="2026-09-23T08:22:17Z">
                <w:del w:author="Anonymous" w:id="18" w:date="2026-09-23T05:57:16Z"/>
              </w:ins>
            </w:sdtContent>
          </w:sdt>
          <w:sdt>
            <w:sdtPr>
              <w:id w:val="315793319"/>
              <w:tag w:val="goog_rdk_91"/>
            </w:sdtPr>
            <w:sdtContent>
              <w:ins w:author="Yethu Yethu" w:id="20" w:date="2026-09-22T08:25:27Z">
                <w:sdt>
                  <w:sdtPr>
                    <w:id w:val="-109213736"/>
                    <w:tag w:val="goog_rdk_92"/>
                  </w:sdtPr>
                  <w:sdtContent>
                    <w:del w:author="Anonymous" w:id="18" w:date="2026-09-23T05:57:16Z"/>
                  </w:sdtContent>
                </w:sdt>
              </w:ins>
              <w:sdt>
                <w:sdtPr>
                  <w:id w:val="1751131161"/>
                  <w:tag w:val="goog_rdk_93"/>
                </w:sdtPr>
                <w:sdtContent>
                  <w:ins w:author="Yethu Yethu" w:id="20" w:date="2026-09-22T08:25:27Z">
                    <w:del w:author="Anonymous" w:id="18" w:date="2026-09-23T05:57:16Z">
                      <w:r w:rsidDel="00000000" w:rsidR="00000000" w:rsidRPr="00000000">
                        <w:rPr>
                          <w:rtl w:val="0"/>
                        </w:rPr>
                      </w:r>
                    </w:del>
                  </w:ins>
                </w:sdtContent>
              </w:sdt>
              <w:ins w:author="Yethu Yethu" w:id="20" w:date="2026-09-22T08:25:27Z">
                <w:del w:author="Anonymous" w:id="18" w:date="2026-09-23T05:57:16Z"/>
              </w:ins>
            </w:sdtContent>
          </w:sdt>
        </w:p>
      </w:sdtContent>
    </w:sdt>
    <w:sdt>
      <w:sdtPr>
        <w:id w:val="246009846"/>
        <w:tag w:val="goog_rdk_108"/>
      </w:sdtPr>
      <w:sdtContent>
        <w:p w:rsidR="00000000" w:rsidDel="00000000" w:rsidP="00000000" w:rsidRDefault="00000000" w:rsidRPr="00000000" w14:paraId="00000007">
          <w:pPr>
            <w:pStyle w:val="Heading3"/>
            <w:spacing w:after="280" w:lineRule="auto"/>
            <w:ind w:left="720" w:firstLine="0"/>
            <w:jc w:val="center"/>
            <w:rPr>
              <w:del w:author="Anonymous" w:id="18" w:date="2026-09-23T05:57:16Z"/>
              <w:rFonts w:ascii="Arial" w:cs="Arial" w:eastAsia="Arial" w:hAnsi="Arial"/>
              <w:b w:val="0"/>
              <w:bCs w:val="0"/>
              <w:i w:val="0"/>
              <w:iCs w:val="0"/>
              <w:smallCaps w:val="0"/>
              <w:strike w:val="0"/>
              <w:color w:val="000000"/>
              <w:sz w:val="22"/>
              <w:szCs w:val="22"/>
              <w:u w:val="none"/>
              <w:shd w:fill="auto" w:val="clear"/>
              <w:vertAlign w:val="baseline"/>
              <w:rPrChange w:author="Akshaya Harikrishnan" w:id="25" w:date="2026-09-22T06:34:22Z">
                <w:rPr>
                  <w:rFonts w:ascii="Cambria" w:cs="Cambria" w:eastAsia="Cambria" w:hAnsi="Cambria"/>
                  <w:sz w:val="24"/>
                  <w:szCs w:val="24"/>
                </w:rPr>
              </w:rPrChange>
            </w:rPr>
            <w:pPrChange w:author="Akshaya Harikrishnan" w:id="0" w:date="2026-09-22T06:34:22Z">
              <w:pPr>
                <w:pStyle w:val="Heading3"/>
                <w:spacing w:after="280" w:lineRule="auto"/>
                <w:jc w:val="center"/>
              </w:pPr>
            </w:pPrChange>
          </w:pPr>
          <w:sdt>
            <w:sdtPr>
              <w:id w:val="-1825836756"/>
              <w:tag w:val="goog_rdk_95"/>
            </w:sdtPr>
            <w:sdtContent>
              <w:ins w:author="Yethu Yethu" w:id="20" w:date="2026-09-22T08:25:27Z">
                <w:sdt>
                  <w:sdtPr>
                    <w:id w:val="-1775679564"/>
                    <w:tag w:val="goog_rdk_96"/>
                  </w:sdtPr>
                  <w:sdtContent>
                    <w:del w:author="Anonymous" w:id="18" w:date="2026-09-23T05:57:16Z"/>
                  </w:sdtContent>
                </w:sdt>
              </w:ins>
              <w:sdt>
                <w:sdtPr>
                  <w:id w:val="-10315339"/>
                  <w:tag w:val="goog_rdk_97"/>
                </w:sdtPr>
                <w:sdtContent>
                  <w:ins w:author="Yethu Yethu" w:id="20" w:date="2026-09-22T08:25:27Z">
                    <w:del w:author="Anonymous" w:id="18" w:date="2026-09-23T05:57:16Z">
                      <w:r w:rsidDel="00000000" w:rsidR="00000000" w:rsidRPr="00000000">
                        <w:rPr>
                          <w:strike w:val="1"/>
                          <w:u w:val="single"/>
                          <w:rtl w:val="0"/>
                          <w:rPrChange w:author="Aafreen S" w:id="4" w:date="2026-09-23T12:46:07Z">
                            <w:rPr>
                              <w:rFonts w:ascii="Cambria" w:cs="Cambria" w:eastAsia="Cambria" w:hAnsi="Cambria"/>
                              <w:sz w:val="30"/>
                              <w:szCs w:val="30"/>
                            </w:rPr>
                          </w:rPrChange>
                        </w:rPr>
                        <w:delText xml:space="preserve">-.</w:delText>
                      </w:r>
                    </w:del>
                  </w:ins>
                </w:sdtContent>
              </w:sdt>
              <w:ins w:author="Yethu Yethu" w:id="20" w:date="2026-09-22T08:25:27Z">
                <w:del w:author="Anonymous" w:id="18" w:date="2026-09-23T05:57:16Z"/>
              </w:ins>
            </w:sdtContent>
          </w:sdt>
          <w:sdt>
            <w:sdtPr>
              <w:id w:val="-1205430106"/>
              <w:tag w:val="goog_rdk_98"/>
            </w:sdtPr>
            <w:sdtContent>
              <w:ins w:author="Pradeep" w:id="19" w:date="2026-09-21T23:59:33Z">
                <w:sdt>
                  <w:sdtPr>
                    <w:id w:val="-1579622234"/>
                    <w:tag w:val="goog_rdk_99"/>
                  </w:sdtPr>
                  <w:sdtContent>
                    <w:del w:author="Anonymous" w:id="18" w:date="2026-09-23T05:57:16Z"/>
                  </w:sdtContent>
                </w:sdt>
              </w:ins>
              <w:sdt>
                <w:sdtPr>
                  <w:id w:val="-710616966"/>
                  <w:tag w:val="goog_rdk_100"/>
                </w:sdtPr>
                <w:sdtContent>
                  <w:ins w:author="Pradeep" w:id="19" w:date="2026-09-21T23:59:33Z">
                    <w:del w:author="Anonymous" w:id="18" w:date="2026-09-23T05:57:16Z">
                      <w:r w:rsidDel="00000000" w:rsidR="00000000" w:rsidRPr="00000000">
                        <w:rPr>
                          <w:strike w:val="1"/>
                          <w:u w:val="single"/>
                          <w:rtl w:val="0"/>
                          <w:rPrChange w:author="Aafreen S" w:id="4" w:date="2026-09-23T12:46:07Z">
                            <w:rPr>
                              <w:rFonts w:ascii="Cambria" w:cs="Cambria" w:eastAsia="Cambria" w:hAnsi="Cambria"/>
                              <w:sz w:val="30"/>
                              <w:szCs w:val="30"/>
                            </w:rPr>
                          </w:rPrChange>
                        </w:rPr>
                        <w:delText xml:space="preserve">and recommendation assistant)</w:delText>
                      </w:r>
                    </w:del>
                  </w:ins>
                </w:sdtContent>
              </w:sdt>
              <w:ins w:author="Pradeep" w:id="19" w:date="2026-09-21T23:59:33Z">
                <w:del w:author="Anonymous" w:id="18" w:date="2026-09-23T05:57:16Z"/>
              </w:ins>
            </w:sdtContent>
          </w:sdt>
          <w:sdt>
            <w:sdtPr>
              <w:id w:val="-1804285857"/>
              <w:tag w:val="goog_rdk_101"/>
            </w:sdtPr>
            <w:sdtContent>
              <w:del w:author="Anonymous" w:id="18" w:date="2026-09-23T05:57:16Z"/>
            </w:sdtContent>
          </w:sdt>
          <w:sdt>
            <w:sdtPr>
              <w:id w:val="1853413419"/>
              <w:tag w:val="goog_rdk_102"/>
            </w:sdtPr>
            <w:sdtContent>
              <w:ins w:author="Mohammed Reyan" w:id="24" w:date="2026-09-22T09:35:23Z">
                <w:sdt>
                  <w:sdtPr>
                    <w:id w:val="1677111439"/>
                    <w:tag w:val="goog_rdk_103"/>
                  </w:sdtPr>
                  <w:sdtContent>
                    <w:del w:author="Anonymous" w:id="18" w:date="2026-09-23T05:57:16Z"/>
                  </w:sdtContent>
                </w:sdt>
              </w:ins>
              <w:sdt>
                <w:sdtPr>
                  <w:id w:val="315357830"/>
                  <w:tag w:val="goog_rdk_104"/>
                </w:sdtPr>
                <w:sdtContent>
                  <w:ins w:author="Mohammed Reyan" w:id="24" w:date="2026-09-22T09:35:23Z">
                    <w:del w:author="Anonymous" w:id="18" w:date="2026-09-23T05:57:16Z">
                      <w:r w:rsidDel="00000000" w:rsidR="00000000" w:rsidRPr="00000000">
                        <w:rPr>
                          <w:rFonts w:ascii="Cambria" w:cs="Cambria" w:eastAsia="Cambria" w:hAnsi="Cambria"/>
                          <w:strike w:val="1"/>
                          <w:sz w:val="30"/>
                          <w:szCs w:val="30"/>
                          <w:u w:val="single"/>
                          <w:rtl w:val="0"/>
                          <w:rPrChange w:author="Aafreen S" w:id="4" w:date="2026-09-23T12:46:07Z">
                            <w:rPr>
                              <w:rFonts w:ascii="Cambria" w:cs="Cambria" w:eastAsia="Cambria" w:hAnsi="Cambria"/>
                              <w:sz w:val="30"/>
                              <w:szCs w:val="30"/>
                            </w:rPr>
                          </w:rPrChange>
                        </w:rPr>
                        <w:delText xml:space="preserve">                                                                                                      </w:delText>
                      </w:r>
                    </w:del>
                  </w:ins>
                </w:sdtContent>
              </w:sdt>
              <w:ins w:author="Mohammed Reyan" w:id="24" w:date="2026-09-22T09:35:23Z">
                <w:del w:author="Anonymous" w:id="18" w:date="2026-09-23T05:57:16Z">
                  <w:sdt>
                    <w:sdtPr>
                      <w:id w:val="1280069406"/>
                      <w:tag w:val="goog_rdk_105"/>
                    </w:sdtPr>
                    <w:sdtContent>
                      <w:r w:rsidDel="00000000" w:rsidR="00000000" w:rsidRPr="00000000">
                        <w:rPr>
                          <w:rFonts w:ascii="Cambria" w:cs="Cambria" w:eastAsia="Cambria" w:hAnsi="Cambria"/>
                          <w:strike w:val="1"/>
                          <w:sz w:val="30"/>
                          <w:szCs w:val="30"/>
                          <w:u w:val="single"/>
                          <w:rtl w:val="0"/>
                          <w:rPrChange w:author="Aafreen S" w:id="4" w:date="2026-09-23T12:46:07Z">
                            <w:rPr>
                              <w:rFonts w:ascii="Cambria" w:cs="Cambria" w:eastAsia="Cambria" w:hAnsi="Cambria"/>
                              <w:sz w:val="30"/>
                              <w:szCs w:val="30"/>
                            </w:rPr>
                          </w:rPrChange>
                        </w:rPr>
                        <w:delText xml:space="preserve"> </w:delText>
                      </w:r>
                    </w:sdtContent>
                  </w:sdt>
                </w:del>
              </w:ins>
            </w:sdtContent>
          </w:sdt>
          <w:sdt>
            <w:sdtPr>
              <w:id w:val="407992839"/>
              <w:tag w:val="goog_rdk_106"/>
            </w:sdtPr>
            <w:sdtContent>
              <w:del w:author="Anonymous" w:id="18" w:date="2026-09-23T05:57:16Z"/>
              <w:sdt>
                <w:sdtPr>
                  <w:id w:val="-1246437499"/>
                  <w:tag w:val="goog_rdk_107"/>
                </w:sdtPr>
                <w:sdtContent>
                  <w:del w:author="Anonymous" w:id="18" w:date="2026-09-23T05:57:16Z">
                    <w:r w:rsidDel="00000000" w:rsidR="00000000" w:rsidRPr="00000000">
                      <w:rPr>
                        <w:rtl w:val="0"/>
                      </w:rPr>
                    </w:r>
                  </w:del>
                </w:sdtContent>
              </w:sdt>
              <w:del w:author="Anonymous" w:id="18" w:date="2026-09-23T05:57:16Z"/>
            </w:sdtContent>
          </w:sdt>
        </w:p>
      </w:sdtContent>
    </w:sdt>
    <w:sdt>
      <w:sdtPr>
        <w:id w:val="1281707903"/>
        <w:tag w:val="goog_rdk_111"/>
      </w:sdtPr>
      <w:sdtContent>
        <w:p w:rsidR="00000000" w:rsidDel="00000000" w:rsidP="00000000" w:rsidRDefault="00000000" w:rsidRPr="00000000" w14:paraId="00000008">
          <w:pPr>
            <w:spacing w:after="280" w:lineRule="auto"/>
            <w:ind w:left="720" w:right="-561.2598425196836" w:firstLine="0"/>
            <w:jc w:val="center"/>
            <w:rPr>
              <w:del w:author="Anonymous" w:id="18" w:date="2026-09-23T05:57:16Z"/>
              <w:rFonts w:ascii="Cambria" w:cs="Cambria" w:eastAsia="Cambria" w:hAnsi="Cambria"/>
              <w:strike w:val="1"/>
              <w:sz w:val="24"/>
              <w:szCs w:val="24"/>
              <w:u w:val="single"/>
              <w:rPrChange w:author="Aafreen S" w:id="4" w:date="2026-09-23T12:46:07Z">
                <w:rPr>
                  <w:rFonts w:ascii="Cambria" w:cs="Cambria" w:eastAsia="Cambria" w:hAnsi="Cambria"/>
                  <w:sz w:val="24"/>
                  <w:szCs w:val="24"/>
                </w:rPr>
              </w:rPrChange>
            </w:rPr>
            <w:pPrChange w:author="Thenmozhi Thenmozhi" w:id="0" w:date="2026-09-22T14:43:45Z">
              <w:pPr>
                <w:pStyle w:val="Heading3"/>
                <w:spacing w:after="280" w:before="280" w:line="259" w:lineRule="auto"/>
                <w:jc w:val="both"/>
              </w:pPr>
            </w:pPrChange>
          </w:pPr>
          <w:sdt>
            <w:sdtPr>
              <w:id w:val="640827525"/>
              <w:tag w:val="goog_rdk_109"/>
            </w:sdtPr>
            <w:sdtContent>
              <w:del w:author="Anonymous" w:id="18" w:date="2026-09-23T05:57:16Z"/>
              <w:sdt>
                <w:sdtPr>
                  <w:id w:val="-739283930"/>
                  <w:tag w:val="goog_rdk_110"/>
                </w:sdtPr>
                <w:sdtContent>
                  <w:del w:author="Anonymous" w:id="18" w:date="2026-09-23T05:57:16Z">
                    <w:r w:rsidDel="00000000" w:rsidR="00000000" w:rsidRPr="00000000">
                      <w:rPr>
                        <w:rFonts w:ascii="Cambria" w:cs="Cambria" w:eastAsia="Cambria" w:hAnsi="Cambria"/>
                        <w:strike w:val="1"/>
                        <w:sz w:val="24"/>
                        <w:szCs w:val="24"/>
                        <w:u w:val="single"/>
                        <w:rtl w:val="0"/>
                        <w:rPrChange w:author="Aafreen S" w:id="4" w:date="2026-09-23T12:46:07Z">
                          <w:rPr>
                            <w:rFonts w:ascii="Cambria" w:cs="Cambria" w:eastAsia="Cambria" w:hAnsi="Cambria"/>
                            <w:sz w:val="24"/>
                            <w:szCs w:val="24"/>
                          </w:rPr>
                        </w:rPrChange>
                      </w:rPr>
                      <w:delText xml:space="preserve">Project Description</w:delText>
                    </w:r>
                  </w:del>
                </w:sdtContent>
              </w:sdt>
              <w:del w:author="Anonymous" w:id="18" w:date="2026-09-23T05:57:16Z">
                <w:bookmarkStart w:colFirst="0" w:colLast="0" w:name="_heading=h.5y8edlfxg7ck" w:id="0"/>
                <w:bookmarkEnd w:id="0"/>
              </w:del>
            </w:sdtContent>
          </w:sdt>
        </w:p>
      </w:sdtContent>
    </w:sdt>
    <w:sdt>
      <w:sdtPr>
        <w:id w:val="1415671649"/>
        <w:tag w:val="goog_rdk_137"/>
      </w:sdtPr>
      <w:sdtContent>
        <w:p w:rsidR="00000000" w:rsidDel="00000000" w:rsidP="00000000" w:rsidRDefault="00000000" w:rsidRPr="00000000" w14:paraId="00000009">
          <w:pPr>
            <w:spacing w:after="240" w:before="240" w:lineRule="auto"/>
            <w:jc w:val="both"/>
            <w:rPr>
              <w:del w:author="Anonymous" w:id="18" w:date="2026-09-23T05:57:16Z"/>
              <w:rFonts w:ascii="Cambria" w:cs="Cambria" w:eastAsia="Cambria" w:hAnsi="Cambria"/>
              <w:strike w:val="1"/>
              <w:sz w:val="24"/>
              <w:szCs w:val="24"/>
              <w:u w:val="single"/>
              <w:rPrChange w:author="Aafreen S" w:id="4" w:date="2026-09-23T12:46:07Z">
                <w:rPr>
                  <w:rFonts w:ascii="Cambria" w:cs="Cambria" w:eastAsia="Cambria" w:hAnsi="Cambria"/>
                </w:rPr>
              </w:rPrChange>
            </w:rPr>
          </w:pPr>
          <w:sdt>
            <w:sdtPr>
              <w:id w:val="110106700"/>
              <w:tag w:val="goog_rdk_112"/>
            </w:sdtPr>
            <w:sdtContent>
              <w:del w:author="Anonymous" w:id="18" w:date="2026-09-23T05:57:16Z"/>
              <w:sdt>
                <w:sdtPr>
                  <w:id w:val="-647586200"/>
                  <w:tag w:val="goog_rdk_113"/>
                </w:sdtPr>
                <w:sdtContent>
                  <w:del w:author="Anonymous" w:id="18" w:date="2026-09-23T05:57:16Z">
                    <w:r w:rsidDel="00000000" w:rsidR="00000000" w:rsidRPr="00000000">
                      <w:rPr>
                        <w:rFonts w:ascii="Cambria" w:cs="Cambria" w:eastAsia="Cambria" w:hAnsi="Cambria"/>
                        <w:strike w:val="1"/>
                        <w:sz w:val="24"/>
                        <w:szCs w:val="24"/>
                        <w:u w:val="single"/>
                        <w:rtl w:val="0"/>
                        <w:rPrChange w:author="Aafreen S" w:id="4" w:date="2026-09-23T12:46:07Z">
                          <w:rPr>
                            <w:rFonts w:ascii="Cambria" w:cs="Cambria" w:eastAsia="Cambria" w:hAnsi="Cambria"/>
                          </w:rPr>
                        </w:rPrChange>
                      </w:rPr>
                      <w:delText xml:space="preserve">Managing budgets across </w:delText>
                    </w:r>
                  </w:del>
                </w:sdtContent>
              </w:sdt>
              <w:del w:author="Anonymous" w:id="18" w:date="2026-09-23T05:57:16Z">
                <w:sdt>
                  <w:sdtPr>
                    <w:id w:val="-958944610"/>
                    <w:tag w:val="goog_rdk_114"/>
                  </w:sdtPr>
                  <w:sdtContent>
                    <w:r w:rsidDel="00000000" w:rsidR="00000000" w:rsidRPr="00000000">
                      <w:rPr>
                        <w:rFonts w:ascii="Cambria" w:cs="Cambria" w:eastAsia="Cambria" w:hAnsi="Cambria"/>
                        <w:strike w:val="1"/>
                        <w:sz w:val="24"/>
                        <w:szCs w:val="24"/>
                        <w:u w:val="single"/>
                        <w:rtl w:val="0"/>
                        <w:rPrChange w:author="Aafreen S" w:id="4" w:date="2026-09-23T12:46:07Z">
                          <w:rPr>
                            <w:rFonts w:ascii="Cambria" w:cs="Cambria" w:eastAsia="Cambria" w:hAnsi="Cambria"/>
                          </w:rPr>
                        </w:rPrChange>
                      </w:rPr>
                      <w:delText xml:space="preserve">dif</w:delText>
                    </w:r>
                  </w:sdtContent>
                </w:sdt>
                <w:sdt>
                  <w:sdtPr>
                    <w:id w:val="-1425651305"/>
                    <w:tag w:val="goog_rdk_115"/>
                  </w:sdtPr>
                  <w:sdtContent>
                    <w:r w:rsidDel="00000000" w:rsidR="00000000" w:rsidRPr="00000000">
                      <w:rPr>
                        <w:rFonts w:ascii="Cambria" w:cs="Cambria" w:eastAsia="Cambria" w:hAnsi="Cambria"/>
                        <w:strike w:val="1"/>
                        <w:sz w:val="24"/>
                        <w:szCs w:val="24"/>
                        <w:u w:val="single"/>
                        <w:rtl w:val="0"/>
                        <w:rPrChange w:author="Aafreen S" w:id="4" w:date="2026-09-23T12:46:07Z">
                          <w:rPr>
                            <w:rFonts w:ascii="Cambria" w:cs="Cambria" w:eastAsia="Cambria" w:hAnsi="Cambria"/>
                          </w:rPr>
                        </w:rPrChange>
                      </w:rPr>
                      <w:delText xml:space="preserve">f</w:delText>
                    </w:r>
                  </w:sdtContent>
                </w:sdt>
              </w:del>
            </w:sdtContent>
          </w:sdt>
          <w:sdt>
            <w:sdtPr>
              <w:id w:val="671121630"/>
              <w:tag w:val="goog_rdk_116"/>
            </w:sdtPr>
            <w:sdtContent>
              <w:ins w:author="Archana V" w:id="27" w:date="2026-09-22T09:46:22Z">
                <w:sdt>
                  <w:sdtPr>
                    <w:id w:val="-1720457595"/>
                    <w:tag w:val="goog_rdk_117"/>
                  </w:sdtPr>
                  <w:sdtContent>
                    <w:del w:author="Anonymous" w:id="18" w:date="2026-09-23T05:57:16Z"/>
                  </w:sdtContent>
                </w:sdt>
              </w:ins>
              <w:sdt>
                <w:sdtPr>
                  <w:id w:val="1637761326"/>
                  <w:tag w:val="goog_rdk_118"/>
                </w:sdtPr>
                <w:sdtContent>
                  <w:ins w:author="Archana V" w:id="27" w:date="2026-09-22T09:46:22Z">
                    <w:del w:author="Anonymous" w:id="18" w:date="2026-09-23T05:57:16Z">
                      <w:r w:rsidDel="00000000" w:rsidR="00000000" w:rsidRPr="00000000">
                        <w:rPr>
                          <w:rFonts w:ascii="Cambria" w:cs="Cambria" w:eastAsia="Cambria" w:hAnsi="Cambria"/>
                          <w:strike w:val="1"/>
                          <w:sz w:val="24"/>
                          <w:szCs w:val="24"/>
                          <w:u w:val="single"/>
                          <w:rtl w:val="0"/>
                          <w:rPrChange w:author="Aafreen S" w:id="4" w:date="2026-09-23T12:46:07Z">
                            <w:rPr>
                              <w:rFonts w:ascii="Cambria" w:cs="Cambria" w:eastAsia="Cambria" w:hAnsi="Cambria"/>
                            </w:rPr>
                          </w:rPrChange>
                        </w:rPr>
                        <w:delText xml:space="preserve">u68y cbc</w:delText>
                      </w:r>
                    </w:del>
                  </w:ins>
                </w:sdtContent>
              </w:sdt>
              <w:ins w:author="Archana V" w:id="27" w:date="2026-09-22T09:46:22Z">
                <w:del w:author="Anonymous" w:id="18" w:date="2026-09-23T05:57:16Z"/>
              </w:ins>
            </w:sdtContent>
          </w:sdt>
          <w:sdt>
            <w:sdtPr>
              <w:id w:val="244962914"/>
              <w:tag w:val="goog_rdk_119"/>
            </w:sdtPr>
            <w:sdtContent>
              <w:del w:author="Anonymous" w:id="18" w:date="2026-09-23T05:57:16Z"/>
              <w:sdt>
                <w:sdtPr>
                  <w:id w:val="259753362"/>
                  <w:tag w:val="goog_rdk_120"/>
                </w:sdtPr>
                <w:sdtContent>
                  <w:del w:author="Anonymous" w:id="18" w:date="2026-09-23T05:57:16Z">
                    <w:r w:rsidDel="00000000" w:rsidR="00000000" w:rsidRPr="00000000">
                      <w:rPr>
                        <w:rFonts w:ascii="Cambria" w:cs="Cambria" w:eastAsia="Cambria" w:hAnsi="Cambria"/>
                        <w:strike w:val="1"/>
                        <w:sz w:val="24"/>
                        <w:szCs w:val="24"/>
                        <w:u w:val="single"/>
                        <w:rtl w:val="0"/>
                        <w:rPrChange w:author="Aafreen S" w:id="4" w:date="2026-09-23T12:46:07Z">
                          <w:rPr>
                            <w:rFonts w:ascii="Cambria" w:cs="Cambria" w:eastAsia="Cambria" w:hAnsi="Cambria"/>
                          </w:rPr>
                        </w:rPrChange>
                      </w:rPr>
                      <w:delText xml:space="preserve">erent life needs—like home decor, event planning, or jewelry shopping—can be overwhelming due to the wide variety of products, platforms, and price ranges. </w:delText>
                    </w:r>
                  </w:del>
                </w:sdtContent>
              </w:sdt>
              <w:del w:author="Anonymous" w:id="18" w:date="2026-09-23T05:57:16Z">
                <w:sdt>
                  <w:sdtPr>
                    <w:id w:val="-2066888360"/>
                    <w:tag w:val="goog_rdk_121"/>
                  </w:sdtPr>
                  <w:sdtContent>
                    <w:r w:rsidDel="00000000" w:rsidR="00000000" w:rsidRPr="00000000">
                      <w:rPr>
                        <w:rFonts w:ascii="Cambria" w:cs="Cambria" w:eastAsia="Cambria" w:hAnsi="Cambria"/>
                        <w:b w:val="1"/>
                        <w:bCs w:val="1"/>
                        <w:strike w:val="1"/>
                        <w:sz w:val="24"/>
                        <w:szCs w:val="24"/>
                        <w:u w:val="single"/>
                        <w:rtl w:val="0"/>
                        <w:rPrChange w:author="Aafreen S" w:id="4" w:date="2026-09-23T12:46:07Z">
                          <w:rPr>
                            <w:rFonts w:ascii="Cambria" w:cs="Cambria" w:eastAsia="Cambria" w:hAnsi="Cambria"/>
                            <w:b w:val="1"/>
                            <w:bCs w:val="1"/>
                          </w:rPr>
                        </w:rPrChange>
                      </w:rPr>
                      <w:delText xml:space="preserve">PocketSmart AI</w:delText>
                    </w:r>
                  </w:sdtContent>
                </w:sdt>
                <w:sdt>
                  <w:sdtPr>
                    <w:id w:val="-1634510749"/>
                    <w:tag w:val="goog_rdk_122"/>
                  </w:sdtPr>
                  <w:sdtContent>
                    <w:r w:rsidDel="00000000" w:rsidR="00000000" w:rsidRPr="00000000">
                      <w:rPr>
                        <w:rFonts w:ascii="Cambria" w:cs="Cambria" w:eastAsia="Cambria" w:hAnsi="Cambria"/>
                        <w:strike w:val="1"/>
                        <w:sz w:val="24"/>
                        <w:szCs w:val="24"/>
                        <w:u w:val="single"/>
                        <w:rtl w:val="0"/>
                        <w:rPrChange w:author="Aafreen S" w:id="4" w:date="2026-09-23T12:46:07Z">
                          <w:rPr>
                            <w:rFonts w:ascii="Cambria" w:cs="Cambria" w:eastAsia="Cambria" w:hAnsi="Cambria"/>
                          </w:rPr>
                        </w:rPrChange>
                      </w:rPr>
                      <w:delText xml:space="preserve"> addresses this challenge through a </w:delText>
                    </w:r>
                  </w:sdtContent>
                </w:sdt>
                <w:sdt>
                  <w:sdtPr>
                    <w:id w:val="-1518805638"/>
                    <w:tag w:val="goog_rdk_123"/>
                  </w:sdtPr>
                  <w:sdtContent>
                    <w:r w:rsidDel="00000000" w:rsidR="00000000" w:rsidRPr="00000000">
                      <w:rPr>
                        <w:rFonts w:ascii="Cambria" w:cs="Cambria" w:eastAsia="Cambria" w:hAnsi="Cambria"/>
                        <w:b w:val="1"/>
                        <w:bCs w:val="1"/>
                        <w:strike w:val="1"/>
                        <w:sz w:val="24"/>
                        <w:szCs w:val="24"/>
                        <w:u w:val="single"/>
                        <w:rtl w:val="0"/>
                        <w:rPrChange w:author="Aafreen S" w:id="4" w:date="2026-09-23T12:46:07Z">
                          <w:rPr>
                            <w:rFonts w:ascii="Cambria" w:cs="Cambria" w:eastAsia="Cambria" w:hAnsi="Cambria"/>
                            <w:b w:val="1"/>
                            <w:bCs w:val="1"/>
                          </w:rPr>
                        </w:rPrChange>
                      </w:rPr>
                      <w:delText xml:space="preserve">GenAI-powered, cross-platform recommendation system</w:delText>
                    </w:r>
                  </w:sdtContent>
                </w:sdt>
                <w:sdt>
                  <w:sdtPr>
                    <w:id w:val="-1699461830"/>
                    <w:tag w:val="goog_rdk_124"/>
                  </w:sdtPr>
                  <w:sdtContent>
                    <w:r w:rsidDel="00000000" w:rsidR="00000000" w:rsidRPr="00000000">
                      <w:rPr>
                        <w:rFonts w:ascii="Cambria" w:cs="Cambria" w:eastAsia="Cambria" w:hAnsi="Cambria"/>
                        <w:strike w:val="1"/>
                        <w:sz w:val="24"/>
                        <w:szCs w:val="24"/>
                        <w:u w:val="single"/>
                        <w:rtl w:val="0"/>
                        <w:rPrChange w:author="Aafreen S" w:id="4" w:date="2026-09-23T12:46:07Z">
                          <w:rPr>
                            <w:rFonts w:ascii="Cambria" w:cs="Cambria" w:eastAsia="Cambria" w:hAnsi="Cambria"/>
                          </w:rPr>
                        </w:rPrChange>
                      </w:rPr>
                      <w:delText xml:space="preserve"> that delivers personalized, budget-based suggestions for products and services.Using </w:delText>
                    </w:r>
                  </w:sdtContent>
                </w:sdt>
                <w:sdt>
                  <w:sdtPr>
                    <w:id w:val="-2060657789"/>
                    <w:tag w:val="goog_rdk_125"/>
                  </w:sdtPr>
                  <w:sdtContent>
                    <w:r w:rsidDel="00000000" w:rsidR="00000000" w:rsidRPr="00000000">
                      <w:rPr>
                        <w:rFonts w:ascii="Cambria" w:cs="Cambria" w:eastAsia="Cambria" w:hAnsi="Cambria"/>
                        <w:b w:val="1"/>
                        <w:bCs w:val="1"/>
                        <w:strike w:val="1"/>
                        <w:sz w:val="24"/>
                        <w:szCs w:val="24"/>
                        <w:u w:val="single"/>
                        <w:rtl w:val="0"/>
                        <w:rPrChange w:author="Aafreen S" w:id="4" w:date="2026-09-23T12:46:07Z">
                          <w:rPr>
                            <w:rFonts w:ascii="Cambria" w:cs="Cambria" w:eastAsia="Cambria" w:hAnsi="Cambria"/>
                            <w:b w:val="1"/>
                            <w:bCs w:val="1"/>
                          </w:rPr>
                        </w:rPrChange>
                      </w:rPr>
                      <w:delText xml:space="preserve">Gemini 1.5 Flash Pro</w:delText>
                    </w:r>
                  </w:sdtContent>
                </w:sdt>
                <w:sdt>
                  <w:sdtPr>
                    <w:id w:val="1764238630"/>
                    <w:tag w:val="goog_rdk_126"/>
                  </w:sdtPr>
                  <w:sdtContent>
                    <w:r w:rsidDel="00000000" w:rsidR="00000000" w:rsidRPr="00000000">
                      <w:rPr>
                        <w:rFonts w:ascii="Cambria" w:cs="Cambria" w:eastAsia="Cambria" w:hAnsi="Cambria"/>
                        <w:strike w:val="1"/>
                        <w:sz w:val="24"/>
                        <w:szCs w:val="24"/>
                        <w:u w:val="single"/>
                        <w:rtl w:val="0"/>
                        <w:rPrChange w:author="Aafreen S" w:id="4" w:date="2026-09-23T12:46:07Z">
                          <w:rPr>
                            <w:rFonts w:ascii="Cambria" w:cs="Cambria" w:eastAsia="Cambria" w:hAnsi="Cambria"/>
                          </w:rPr>
                        </w:rPrChange>
                      </w:rPr>
                      <w:delText xml:space="preserve">, PocketSmart AI analyzes user preferences, budgets, and contextual needs to generate curated recommendations from popular platforms such as </w:delText>
                    </w:r>
                  </w:sdtContent>
                </w:sdt>
                <w:sdt>
                  <w:sdtPr>
                    <w:id w:val="-1645192308"/>
                    <w:tag w:val="goog_rdk_127"/>
                  </w:sdtPr>
                  <w:sdtContent>
                    <w:r w:rsidDel="00000000" w:rsidR="00000000" w:rsidRPr="00000000">
                      <w:rPr>
                        <w:rFonts w:ascii="Cambria" w:cs="Cambria" w:eastAsia="Cambria" w:hAnsi="Cambria"/>
                        <w:b w:val="1"/>
                        <w:bCs w:val="1"/>
                        <w:strike w:val="1"/>
                        <w:sz w:val="24"/>
                        <w:szCs w:val="24"/>
                        <w:u w:val="single"/>
                        <w:rtl w:val="0"/>
                        <w:rPrChange w:author="Aafreen S" w:id="4" w:date="2026-09-23T12:46:07Z">
                          <w:rPr>
                            <w:rFonts w:ascii="Cambria" w:cs="Cambria" w:eastAsia="Cambria" w:hAnsi="Cambria"/>
                            <w:b w:val="1"/>
                            <w:bCs w:val="1"/>
                          </w:rPr>
                        </w:rPrChange>
                      </w:rPr>
                      <w:delText xml:space="preserve">Amazon, Flipkart, IKEA, Swiggy, Zomato, OYO</w:delText>
                    </w:r>
                  </w:sdtContent>
                </w:sdt>
                <w:sdt>
                  <w:sdtPr>
                    <w:id w:val="-993391942"/>
                    <w:tag w:val="goog_rdk_128"/>
                  </w:sdtPr>
                  <w:sdtContent>
                    <w:r w:rsidDel="00000000" w:rsidR="00000000" w:rsidRPr="00000000">
                      <w:rPr>
                        <w:rFonts w:ascii="Cambria" w:cs="Cambria" w:eastAsia="Cambria" w:hAnsi="Cambria"/>
                        <w:strike w:val="1"/>
                        <w:sz w:val="24"/>
                        <w:szCs w:val="24"/>
                        <w:u w:val="single"/>
                        <w:rtl w:val="0"/>
                        <w:rPrChange w:author="Aafreen S" w:id="4" w:date="2026-09-23T12:46:07Z">
                          <w:rPr>
                            <w:rFonts w:ascii="Cambria" w:cs="Cambria" w:eastAsia="Cambria" w:hAnsi="Cambria"/>
                          </w:rPr>
                        </w:rPrChange>
                      </w:rPr>
                      <w:delText xml:space="preserve">, and more. The platform helps users plan interior designs, parties, and even select matching jewelry for special occasions—all within their defined budgets.PocketSmart AI transforms budgeting into an intelligent, user-friendly </w:delText>
                    </w:r>
                  </w:sdtContent>
                </w:sdt>
                <w:sdt>
                  <w:sdtPr>
                    <w:id w:val="-991703310"/>
                    <w:tag w:val="goog_rdk_129"/>
                  </w:sdtPr>
                  <w:sdtContent>
                    <w:r w:rsidDel="00000000" w:rsidR="00000000" w:rsidRPr="00000000">
                      <w:rPr>
                        <w:rFonts w:ascii="Cambria" w:cs="Cambria" w:eastAsia="Cambria" w:hAnsi="Cambria"/>
                        <w:strike w:val="1"/>
                        <w:sz w:val="24"/>
                        <w:szCs w:val="24"/>
                        <w:u w:val="single"/>
                        <w:rtl w:val="0"/>
                        <w:rPrChange w:author="Aafreen S" w:id="4" w:date="2026-09-23T12:46:07Z">
                          <w:rPr>
                            <w:rFonts w:ascii="Cambria" w:cs="Cambria" w:eastAsia="Cambria" w:hAnsi="Cambria"/>
                          </w:rPr>
                        </w:rPrChange>
                      </w:rPr>
                      <w:delText xml:space="preserve">experience </w:delText>
                    </w:r>
                  </w:sdtContent>
                </w:sdt>
                <w:sdt>
                  <w:sdtPr>
                    <w:id w:val="-492442720"/>
                    <w:tag w:val="goog_rdk_130"/>
                  </w:sdtPr>
                  <w:sdtContent>
                    <w:r w:rsidDel="00000000" w:rsidR="00000000" w:rsidRPr="00000000">
                      <w:rPr>
                        <w:rFonts w:ascii="Cambria" w:cs="Cambria" w:eastAsia="Cambria" w:hAnsi="Cambria"/>
                        <w:strike w:val="1"/>
                        <w:sz w:val="24"/>
                        <w:szCs w:val="24"/>
                        <w:u w:val="single"/>
                        <w:rtl w:val="0"/>
                        <w:rPrChange w:author="Aafreen S" w:id="4" w:date="2026-09-23T12:46:07Z">
                          <w:rPr>
                            <w:rFonts w:ascii="Cambria" w:cs="Cambria" w:eastAsia="Cambria" w:hAnsi="Cambria"/>
                          </w:rPr>
                        </w:rPrChange>
                      </w:rPr>
                      <w:delText xml:space="preserve">through its smart planners, adaptive forms, and recommendation engine </w:delText>
                    </w:r>
                  </w:sdtContent>
                </w:sdt>
              </w:del>
            </w:sdtContent>
          </w:sdt>
          <w:sdt>
            <w:sdtPr>
              <w:id w:val="2046670606"/>
              <w:tag w:val="goog_rdk_131"/>
            </w:sdtPr>
            <w:sdtContent>
              <w:ins w:author="SHAJITHA FATHIMA M BSC-AI&amp;ML Dept" w:id="28" w:date="2026-09-23T06:02:14Z">
                <w:sdt>
                  <w:sdtPr>
                    <w:id w:val="164886108"/>
                    <w:tag w:val="goog_rdk_132"/>
                  </w:sdtPr>
                  <w:sdtContent>
                    <w:del w:author="Anonymous" w:id="18" w:date="2026-09-23T05:57:16Z"/>
                  </w:sdtContent>
                </w:sdt>
              </w:ins>
              <w:sdt>
                <w:sdtPr>
                  <w:id w:val="666668726"/>
                  <w:tag w:val="goog_rdk_133"/>
                </w:sdtPr>
                <w:sdtContent>
                  <w:ins w:author="SHAJITHA FATHIMA M BSC-AI&amp;ML Dept" w:id="28" w:date="2026-09-23T06:02:14Z">
                    <w:del w:author="Anonymous" w:id="18" w:date="2026-09-23T05:57:16Z">
                      <w:r w:rsidDel="00000000" w:rsidR="00000000" w:rsidRPr="00000000">
                        <w:rPr>
                          <w:rFonts w:ascii="Cambria" w:cs="Cambria" w:eastAsia="Cambria" w:hAnsi="Cambria"/>
                          <w:strike w:val="1"/>
                          <w:sz w:val="24"/>
                          <w:szCs w:val="24"/>
                          <w:u w:val="single"/>
                          <w:rtl w:val="0"/>
                          <w:rPrChange w:author="Aafreen S" w:id="4" w:date="2026-09-23T12:46:07Z">
                            <w:rPr>
                              <w:rFonts w:ascii="Cambria" w:cs="Cambria" w:eastAsia="Cambria" w:hAnsi="Cambria"/>
                            </w:rPr>
                          </w:rPrChange>
                        </w:rPr>
                        <w:delText xml:space="preserve">experience</w:delText>
                      </w:r>
                    </w:del>
                  </w:ins>
                </w:sdtContent>
              </w:sdt>
              <w:ins w:author="SHAJITHA FATHIMA M BSC-AI&amp;ML Dept" w:id="28" w:date="2026-09-23T06:02:14Z">
                <w:del w:author="Anonymous" w:id="18" w:date="2026-09-23T05:57:16Z">
                  <w:sdt>
                    <w:sdtPr>
                      <w:id w:val="1207676469"/>
                      <w:tag w:val="goog_rdk_134"/>
                    </w:sdtPr>
                    <w:sdtContent>
                      <w:r w:rsidDel="00000000" w:rsidR="00000000" w:rsidRPr="00000000">
                        <w:rPr>
                          <w:rFonts w:ascii="Cambria" w:cs="Cambria" w:eastAsia="Cambria" w:hAnsi="Cambria"/>
                          <w:strike w:val="1"/>
                          <w:sz w:val="24"/>
                          <w:szCs w:val="24"/>
                          <w:u w:val="single"/>
                          <w:rtl w:val="0"/>
                          <w:rPrChange w:author="Aafreen S" w:id="4" w:date="2026-09-23T12:46:07Z">
                            <w:rPr>
                              <w:rFonts w:ascii="Cambria" w:cs="Cambria" w:eastAsia="Cambria" w:hAnsi="Cambria"/>
                            </w:rPr>
                          </w:rPrChange>
                        </w:rPr>
                        <w:delText xml:space="preserve"> </w:delText>
                      </w:r>
                    </w:sdtContent>
                  </w:sdt>
                </w:del>
              </w:ins>
            </w:sdtContent>
          </w:sdt>
          <w:sdt>
            <w:sdtPr>
              <w:id w:val="-1986976866"/>
              <w:tag w:val="goog_rdk_135"/>
            </w:sdtPr>
            <w:sdtContent>
              <w:del w:author="Anonymous" w:id="18" w:date="2026-09-23T05:57:16Z"/>
              <w:sdt>
                <w:sdtPr>
                  <w:id w:val="-737593794"/>
                  <w:tag w:val="goog_rdk_136"/>
                </w:sdtPr>
                <w:sdtContent>
                  <w:del w:author="Anonymous" w:id="18" w:date="2026-09-23T05:57:16Z">
                    <w:r w:rsidDel="00000000" w:rsidR="00000000" w:rsidRPr="00000000">
                      <w:rPr>
                        <w:rFonts w:ascii="Cambria" w:cs="Cambria" w:eastAsia="Cambria" w:hAnsi="Cambria"/>
                        <w:strike w:val="1"/>
                        <w:sz w:val="24"/>
                        <w:szCs w:val="24"/>
                        <w:u w:val="single"/>
                        <w:rtl w:val="0"/>
                        <w:rPrChange w:author="Aafreen S" w:id="4" w:date="2026-09-23T12:46:07Z">
                          <w:rPr>
                            <w:rFonts w:ascii="Cambria" w:cs="Cambria" w:eastAsia="Cambria" w:hAnsi="Cambria"/>
                          </w:rPr>
                        </w:rPrChange>
                      </w:rPr>
                      <w:delText xml:space="preserve">that bridges multiple categories and e-commerce ecosystems.</w:delText>
                    </w:r>
                  </w:del>
                </w:sdtContent>
              </w:sdt>
              <w:del w:author="Anonymous" w:id="18" w:date="2026-09-23T05:57:16Z"/>
            </w:sdtContent>
          </w:sdt>
        </w:p>
      </w:sdtContent>
    </w:sdt>
    <w:sdt>
      <w:sdtPr>
        <w:id w:val="-1110323593"/>
        <w:tag w:val="goog_rdk_141"/>
      </w:sdtPr>
      <w:sdtContent>
        <w:p w:rsidR="00000000" w:rsidDel="00000000" w:rsidP="00000000" w:rsidRDefault="00000000" w:rsidRPr="00000000" w14:paraId="0000000A">
          <w:pPr>
            <w:spacing w:after="240" w:before="240" w:lineRule="auto"/>
            <w:jc w:val="both"/>
            <w:rPr>
              <w:del w:author="Anonymous" w:id="18" w:date="2026-09-23T05:57:16Z"/>
              <w:rFonts w:ascii="Cambria" w:cs="Cambria" w:eastAsia="Cambria" w:hAnsi="Cambria"/>
              <w:strike w:val="1"/>
              <w:sz w:val="24"/>
              <w:szCs w:val="24"/>
              <w:u w:val="single"/>
              <w:rPrChange w:author="Aafreen S" w:id="4" w:date="2026-09-23T12:46:07Z">
                <w:rPr>
                  <w:rFonts w:ascii="Cambria" w:cs="Cambria" w:eastAsia="Cambria" w:hAnsi="Cambria"/>
                  <w:b w:val="1"/>
                  <w:bCs w:val="1"/>
                  <w:sz w:val="24"/>
                  <w:szCs w:val="24"/>
                </w:rPr>
              </w:rPrChange>
            </w:rPr>
            <w:pPrChange w:author="Yethu Yethu" w:id="0" w:date="2026-09-23T06:32:02Z">
              <w:pPr>
                <w:spacing w:after="280" w:before="280" w:lineRule="auto"/>
                <w:jc w:val="both"/>
              </w:pPr>
            </w:pPrChange>
          </w:pPr>
          <w:sdt>
            <w:sdtPr>
              <w:id w:val="-267905253"/>
              <w:tag w:val="goog_rdk_138"/>
            </w:sdtPr>
            <w:sdtContent>
              <w:del w:author="Anonymous" w:id="18" w:date="2026-09-23T05:57:16Z"/>
              <w:sdt>
                <w:sdtPr>
                  <w:id w:val="864537841"/>
                  <w:tag w:val="goog_rdk_139"/>
                </w:sdtPr>
                <w:sdtContent>
                  <w:del w:author="Anonymous" w:id="18" w:date="2026-09-23T05:57:16Z">
                    <w:r w:rsidDel="00000000" w:rsidR="00000000" w:rsidRPr="00000000">
                      <w:rPr>
                        <w:rFonts w:ascii="Cambria" w:cs="Cambria" w:eastAsia="Cambria" w:hAnsi="Cambria"/>
                        <w:b w:val="1"/>
                        <w:bCs w:val="1"/>
                        <w:strike w:val="1"/>
                        <w:sz w:val="24"/>
                        <w:szCs w:val="24"/>
                        <w:u w:val="single"/>
                        <w:rtl w:val="0"/>
                        <w:rPrChange w:author="Aafreen S" w:id="4" w:date="2026-09-23T12:46:07Z">
                          <w:rPr>
                            <w:rFonts w:ascii="Cambria" w:cs="Cambria" w:eastAsia="Cambria" w:hAnsi="Cambria"/>
                            <w:b w:val="1"/>
                            <w:bCs w:val="1"/>
                            <w:sz w:val="24"/>
                            <w:szCs w:val="24"/>
                          </w:rPr>
                        </w:rPrChange>
                      </w:rPr>
                      <w:delText xml:space="preserve">Scenario 1: Home Interior Planning with Smart Budget Allocation</w:delText>
                    </w:r>
                  </w:del>
                </w:sdtContent>
              </w:sdt>
              <w:del w:author="Anonymous" w:id="18" w:date="2026-09-23T05:57:16Z">
                <w:sdt>
                  <w:sdtPr>
                    <w:id w:val="-2144248903"/>
                    <w:tag w:val="goog_rdk_140"/>
                  </w:sdtPr>
                  <w:sdtContent>
                    <w:r w:rsidDel="00000000" w:rsidR="00000000" w:rsidRPr="00000000">
                      <w:rPr>
                        <w:rtl w:val="0"/>
                      </w:rPr>
                    </w:r>
                  </w:sdtContent>
                </w:sdt>
              </w:del>
            </w:sdtContent>
          </w:sdt>
        </w:p>
      </w:sdtContent>
    </w:sdt>
    <w:sdt>
      <w:sdtPr>
        <w:id w:val="1206708009"/>
        <w:tag w:val="goog_rdk_151"/>
      </w:sdtPr>
      <w:sdtContent>
        <w:p w:rsidR="00000000" w:rsidDel="00000000" w:rsidP="00000000" w:rsidRDefault="00000000" w:rsidRPr="00000000" w14:paraId="0000000B">
          <w:pPr>
            <w:spacing w:after="240" w:before="240" w:lineRule="auto"/>
            <w:jc w:val="both"/>
            <w:rPr>
              <w:del w:author="Anonymous" w:id="18" w:date="2026-09-23T05:57:16Z"/>
              <w:rFonts w:ascii="Cambria" w:cs="Cambria" w:eastAsia="Cambria" w:hAnsi="Cambria"/>
              <w:strike w:val="1"/>
              <w:u w:val="single"/>
              <w:rPrChange w:author="Aafreen S" w:id="4" w:date="2026-09-23T12:46:07Z">
                <w:rPr>
                  <w:rFonts w:ascii="Cambria" w:cs="Cambria" w:eastAsia="Cambria" w:hAnsi="Cambria"/>
                </w:rPr>
              </w:rPrChange>
            </w:rPr>
          </w:pPr>
          <w:sdt>
            <w:sdtPr>
              <w:id w:val="2147216699"/>
              <w:tag w:val="goog_rdk_142"/>
            </w:sdtPr>
            <w:sdtContent>
              <w:del w:author="Anonymous" w:id="18" w:date="2026-09-23T05:57:16Z"/>
              <w:sdt>
                <w:sdtPr>
                  <w:id w:val="-2023080102"/>
                  <w:tag w:val="goog_rdk_143"/>
                </w:sdtPr>
                <w:sdtContent>
                  <w:del w:author="Anonymous" w:id="18" w:date="2026-09-23T05:57:16Z">
                    <w:r w:rsidDel="00000000" w:rsidR="00000000" w:rsidRPr="00000000">
                      <w:rPr>
                        <w:rFonts w:ascii="Cambria" w:cs="Cambria" w:eastAsia="Cambria" w:hAnsi="Cambria"/>
                        <w:strike w:val="1"/>
                        <w:u w:val="single"/>
                        <w:rtl w:val="0"/>
                        <w:rPrChange w:author="Aafreen S" w:id="4" w:date="2026-09-23T12:46:07Z">
                          <w:rPr>
                            <w:rFonts w:ascii="Cambria" w:cs="Cambria" w:eastAsia="Cambria" w:hAnsi="Cambria"/>
                          </w:rPr>
                        </w:rPrChange>
                      </w:rPr>
                      <w:delText xml:space="preserve">Users begin by selecting the </w:delText>
                    </w:r>
                  </w:del>
                </w:sdtContent>
              </w:sdt>
              <w:del w:author="Anonymous" w:id="18" w:date="2026-09-23T05:57:16Z">
                <w:sdt>
                  <w:sdtPr>
                    <w:id w:val="-73111345"/>
                    <w:tag w:val="goog_rdk_14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Home Budget Planner</w:delText>
                    </w:r>
                  </w:sdtContent>
                </w:sdt>
                <w:sdt>
                  <w:sdtPr>
                    <w:id w:val="326099450"/>
                    <w:tag w:val="goog_rdk_145"/>
                  </w:sdtPr>
                  <w:sdtContent>
                    <w:r w:rsidDel="00000000" w:rsidR="00000000" w:rsidRPr="00000000">
                      <w:rPr>
                        <w:rFonts w:ascii="Cambria" w:cs="Cambria" w:eastAsia="Cambria" w:hAnsi="Cambria"/>
                        <w:strike w:val="1"/>
                        <w:u w:val="single"/>
                        <w:rtl w:val="0"/>
                        <w:rPrChange w:author="Aafreen S" w:id="4" w:date="2026-09-23T12:46:07Z">
                          <w:rPr>
                            <w:rFonts w:ascii="Cambria" w:cs="Cambria" w:eastAsia="Cambria" w:hAnsi="Cambria"/>
                          </w:rPr>
                        </w:rPrChange>
                      </w:rPr>
                      <w:delText xml:space="preserve">.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w:delText>
                    </w:r>
                  </w:sdtContent>
                </w:sdt>
              </w:del>
            </w:sdtContent>
          </w:sdt>
          <w:sdt>
            <w:sdtPr>
              <w:id w:val="1772740328"/>
              <w:tag w:val="goog_rdk_146"/>
            </w:sdtPr>
            <w:sdtContent>
              <w:ins w:author="Yadhavan V.S" w:id="30" w:date="2026-09-23T05:18:21Z">
                <w:sdt>
                  <w:sdtPr>
                    <w:id w:val="1815889471"/>
                    <w:tag w:val="goog_rdk_147"/>
                  </w:sdtPr>
                  <w:sdtContent>
                    <w:del w:author="Anonymous" w:id="18" w:date="2026-09-23T05:57:16Z"/>
                  </w:sdtContent>
                </w:sdt>
              </w:ins>
              <w:sdt>
                <w:sdtPr>
                  <w:id w:val="372361386"/>
                  <w:tag w:val="goog_rdk_148"/>
                </w:sdtPr>
                <w:sdtContent>
                  <w:ins w:author="Yadhavan V.S" w:id="30" w:date="2026-09-23T05:18:21Z">
                    <w:del w:author="Anonymous" w:id="18" w:date="2026-09-23T05:57:16Z">
                      <w:r w:rsidDel="00000000" w:rsidR="00000000" w:rsidRPr="00000000">
                        <w:rPr>
                          <w:rFonts w:ascii="Cambria" w:cs="Cambria" w:eastAsia="Cambria" w:hAnsi="Cambria"/>
                          <w:strike w:val="1"/>
                          <w:u w:val="single"/>
                          <w:rtl w:val="0"/>
                          <w:rPrChange w:author="Aafreen S" w:id="4" w:date="2026-09-23T12:46:07Z">
                            <w:rPr>
                              <w:rFonts w:ascii="Cambria" w:cs="Cambria" w:eastAsia="Cambria" w:hAnsi="Cambria"/>
                            </w:rPr>
                          </w:rPrChange>
                        </w:rPr>
                        <w:delText xml:space="preserve">t</w:delText>
                      </w:r>
                    </w:del>
                  </w:ins>
                </w:sdtContent>
              </w:sdt>
              <w:ins w:author="Yadhavan V.S" w:id="30" w:date="2026-09-23T05:18:21Z">
                <w:del w:author="Anonymous" w:id="18" w:date="2026-09-23T05:57:16Z"/>
              </w:ins>
            </w:sdtContent>
          </w:sdt>
          <w:sdt>
            <w:sdtPr>
              <w:id w:val="-146478876"/>
              <w:tag w:val="goog_rdk_149"/>
            </w:sdtPr>
            <w:sdtContent>
              <w:del w:author="Anonymous" w:id="18" w:date="2026-09-23T05:57:16Z"/>
              <w:sdt>
                <w:sdtPr>
                  <w:id w:val="1838971622"/>
                  <w:tag w:val="goog_rdk_150"/>
                </w:sdtPr>
                <w:sdtContent>
                  <w:del w:author="Anonymous" w:id="18" w:date="2026-09-23T05:57:16Z">
                    <w:r w:rsidDel="00000000" w:rsidR="00000000" w:rsidRPr="00000000">
                      <w:rPr>
                        <w:rFonts w:ascii="Cambria" w:cs="Cambria" w:eastAsia="Cambria" w:hAnsi="Cambria"/>
                        <w:strike w:val="1"/>
                        <w:u w:val="single"/>
                        <w:rtl w:val="0"/>
                        <w:rPrChange w:author="Aafreen S" w:id="4" w:date="2026-09-23T12:46:07Z">
                          <w:rPr>
                            <w:rFonts w:ascii="Cambria" w:cs="Cambria" w:eastAsia="Cambria" w:hAnsi="Cambria"/>
                          </w:rPr>
                        </w:rPrChange>
                      </w:rPr>
                      <w:delText xml:space="preserve">functionality, style, and price, ensuring users can decorate their spaces beautifully without overspending.</w:delText>
                    </w:r>
                  </w:del>
                </w:sdtContent>
              </w:sdt>
              <w:del w:author="Anonymous" w:id="18" w:date="2026-09-23T05:57:16Z"/>
            </w:sdtContent>
          </w:sdt>
        </w:p>
      </w:sdtContent>
    </w:sdt>
    <w:sdt>
      <w:sdtPr>
        <w:id w:val="495598825"/>
        <w:tag w:val="goog_rdk_154"/>
      </w:sdtPr>
      <w:sdtContent>
        <w:p w:rsidR="00000000" w:rsidDel="00000000" w:rsidP="00000000" w:rsidRDefault="00000000" w:rsidRPr="00000000" w14:paraId="0000000C">
          <w:pPr>
            <w:spacing w:after="280" w:before="280" w:lineRule="auto"/>
            <w:jc w:val="both"/>
            <w:rPr>
              <w:del w:author="Anonymous" w:id="18" w:date="2026-09-23T05:57:16Z"/>
              <w:rFonts w:ascii="Cambria" w:cs="Cambria" w:eastAsia="Cambria" w:hAnsi="Cambria"/>
              <w:b w:val="1"/>
              <w:bCs w:val="1"/>
              <w:strike w:val="1"/>
              <w:sz w:val="24"/>
              <w:szCs w:val="24"/>
              <w:u w:val="single"/>
              <w:rPrChange w:author="Aafreen S" w:id="4" w:date="2026-09-23T12:46:07Z">
                <w:rPr>
                  <w:rFonts w:ascii="Cambria" w:cs="Cambria" w:eastAsia="Cambria" w:hAnsi="Cambria"/>
                  <w:b w:val="1"/>
                  <w:bCs w:val="1"/>
                  <w:sz w:val="24"/>
                  <w:szCs w:val="24"/>
                </w:rPr>
              </w:rPrChange>
            </w:rPr>
          </w:pPr>
          <w:sdt>
            <w:sdtPr>
              <w:id w:val="-2082263020"/>
              <w:tag w:val="goog_rdk_152"/>
            </w:sdtPr>
            <w:sdtContent>
              <w:del w:author="Anonymous" w:id="18" w:date="2026-09-23T05:57:16Z"/>
              <w:sdt>
                <w:sdtPr>
                  <w:id w:val="-1761988378"/>
                  <w:tag w:val="goog_rdk_153"/>
                </w:sdtPr>
                <w:sdtContent>
                  <w:del w:author="Anonymous" w:id="18" w:date="2026-09-23T05:57:16Z">
                    <w:r w:rsidDel="00000000" w:rsidR="00000000" w:rsidRPr="00000000">
                      <w:rPr>
                        <w:rFonts w:ascii="Cambria" w:cs="Cambria" w:eastAsia="Cambria" w:hAnsi="Cambria"/>
                        <w:b w:val="1"/>
                        <w:bCs w:val="1"/>
                        <w:strike w:val="1"/>
                        <w:sz w:val="24"/>
                        <w:szCs w:val="24"/>
                        <w:u w:val="single"/>
                        <w:rtl w:val="0"/>
                        <w:rPrChange w:author="Aafreen S" w:id="4" w:date="2026-09-23T12:46:07Z">
                          <w:rPr>
                            <w:rFonts w:ascii="Cambria" w:cs="Cambria" w:eastAsia="Cambria" w:hAnsi="Cambria"/>
                            <w:b w:val="1"/>
                            <w:bCs w:val="1"/>
                            <w:sz w:val="24"/>
                            <w:szCs w:val="24"/>
                          </w:rPr>
                        </w:rPrChange>
                      </w:rPr>
                      <w:delText xml:space="preserve">Scenario 2: AI-Based Party Budget Planning</w:delText>
                    </w:r>
                  </w:del>
                </w:sdtContent>
              </w:sdt>
              <w:del w:author="Anonymous" w:id="18" w:date="2026-09-23T05:57:16Z"/>
            </w:sdtContent>
          </w:sdt>
        </w:p>
      </w:sdtContent>
    </w:sdt>
    <w:sdt>
      <w:sdtPr>
        <w:id w:val="-1538901061"/>
        <w:tag w:val="goog_rdk_162"/>
      </w:sdtPr>
      <w:sdtContent>
        <w:p w:rsidR="00000000" w:rsidDel="00000000" w:rsidP="00000000" w:rsidRDefault="00000000" w:rsidRPr="00000000" w14:paraId="0000000D">
          <w:pPr>
            <w:spacing w:after="240" w:before="240" w:lineRule="auto"/>
            <w:jc w:val="both"/>
            <w:rPr>
              <w:rFonts w:ascii="Cambria" w:cs="Cambria" w:eastAsia="Cambria" w:hAnsi="Cambria"/>
              <w:strike w:val="1"/>
              <w:u w:val="single"/>
              <w:rPrChange w:author="Aafreen S" w:id="4" w:date="2026-09-23T12:46:07Z">
                <w:rPr>
                  <w:rFonts w:ascii="Cambria" w:cs="Cambria" w:eastAsia="Cambria" w:hAnsi="Cambria"/>
                </w:rPr>
              </w:rPrChange>
            </w:rPr>
          </w:pPr>
          <w:sdt>
            <w:sdtPr>
              <w:id w:val="1489861673"/>
              <w:tag w:val="goog_rdk_155"/>
            </w:sdtPr>
            <w:sdtContent>
              <w:del w:author="Anonymous" w:id="18" w:date="2026-09-23T05:57:16Z"/>
              <w:sdt>
                <w:sdtPr>
                  <w:id w:val="-171794122"/>
                  <w:tag w:val="goog_rdk_156"/>
                </w:sdtPr>
                <w:sdtContent>
                  <w:del w:author="Anonymous" w:id="18" w:date="2026-09-23T05:57:16Z">
                    <w:r w:rsidDel="00000000" w:rsidR="00000000" w:rsidRPr="00000000">
                      <w:rPr>
                        <w:rFonts w:ascii="Cambria" w:cs="Cambria" w:eastAsia="Cambria" w:hAnsi="Cambria"/>
                        <w:strike w:val="1"/>
                        <w:u w:val="single"/>
                        <w:rtl w:val="0"/>
                        <w:rPrChange w:author="Aafreen S" w:id="4" w:date="2026-09-23T12:46:07Z">
                          <w:rPr>
                            <w:rFonts w:ascii="Cambria" w:cs="Cambria" w:eastAsia="Cambria" w:hAnsi="Cambria"/>
                          </w:rPr>
                        </w:rPrChange>
                      </w:rPr>
                      <w:delText xml:space="preserve">In the </w:delText>
                    </w:r>
                  </w:del>
                </w:sdtContent>
              </w:sdt>
              <w:del w:author="Anonymous" w:id="18" w:date="2026-09-23T05:57:16Z">
                <w:sdt>
                  <w:sdtPr>
                    <w:id w:val="975290551"/>
                    <w:tag w:val="goog_rdk_157"/>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Party Planner</w:delText>
                    </w:r>
                  </w:sdtContent>
                </w:sdt>
                <w:sdt>
                  <w:sdtPr>
                    <w:id w:val="-598764431"/>
                    <w:tag w:val="goog_rdk_158"/>
                  </w:sdtPr>
                  <w:sdtContent>
                    <w:r w:rsidDel="00000000" w:rsidR="00000000" w:rsidRPr="00000000">
                      <w:rPr>
                        <w:rFonts w:ascii="Cambria" w:cs="Cambria" w:eastAsia="Cambria" w:hAnsi="Cambria"/>
                        <w:strike w:val="1"/>
                        <w:u w:val="single"/>
                        <w:rtl w:val="0"/>
                        <w:rPrChange w:author="Aafreen S" w:id="4" w:date="2026-09-23T12:46:07Z">
                          <w:rPr>
                            <w:rFonts w:ascii="Cambria" w:cs="Cambria" w:eastAsia="Cambria" w:hAnsi="Cambria"/>
                          </w:rPr>
                        </w:rPrChange>
                      </w:rPr>
                      <w:delText xml:space="preserve">, users input their total budget, guest count, event type, and venue details. </w:delText>
                    </w:r>
                  </w:sdtContent>
                </w:sdt>
              </w:del>
            </w:sdtContent>
          </w:sdt>
          <w:sdt>
            <w:sdtPr>
              <w:id w:val="-1009000692"/>
              <w:tag w:val="goog_rdk_159"/>
            </w:sdtPr>
            <w:sdtContent>
              <w:r w:rsidDel="00000000" w:rsidR="00000000" w:rsidRPr="00000000">
                <w:rPr>
                  <w:rFonts w:ascii="Cambria" w:cs="Cambria" w:eastAsia="Cambria" w:hAnsi="Cambria"/>
                  <w:strike w:val="1"/>
                  <w:u w:val="single"/>
                  <w:rtl w:val="0"/>
                  <w:rPrChange w:author="Aafreen S" w:id="4" w:date="2026-09-23T12:46:07Z">
                    <w:rPr>
                      <w:rFonts w:ascii="Cambria" w:cs="Cambria" w:eastAsia="Cambria" w:hAnsi="Cambria"/>
                    </w:rPr>
                  </w:rPrChange>
                </w:rPr>
                <w:t xml:space="preserve">Based on these inputs, the AI allocates the budget proportionally across </w:t>
              </w:r>
            </w:sdtContent>
          </w:sdt>
          <w:sdt>
            <w:sdtPr>
              <w:id w:val="964085019"/>
              <w:tag w:val="goog_rdk_160"/>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t xml:space="preserve">catering, decoration, and entertainment</w:t>
              </w:r>
            </w:sdtContent>
          </w:sdt>
          <w:sdt>
            <w:sdtPr>
              <w:id w:val="-995545177"/>
              <w:tag w:val="goog_rdk_161"/>
            </w:sdtPr>
            <w:sdtContent>
              <w:r w:rsidDel="00000000" w:rsidR="00000000" w:rsidRPr="00000000">
                <w:rPr>
                  <w:rFonts w:ascii="Cambria" w:cs="Cambria" w:eastAsia="Cambria" w:hAnsi="Cambria"/>
                  <w:strike w:val="1"/>
                  <w:u w:val="single"/>
                  <w:rtl w:val="0"/>
                  <w:rPrChange w:author="Aafreen S" w:id="4" w:date="2026-09-23T12:46:07Z">
                    <w:rPr>
                      <w:rFonts w:ascii="Cambria" w:cs="Cambria" w:eastAsia="Cambria" w:hAnsi="Cambria"/>
                    </w:rPr>
                  </w:rPrChange>
                </w:rPr>
                <w:t xml:space="preserve">, sourcing options from vendors listed on Swiggy, Zomato, and even accommodation services like OYO.The system tailors suggestions based on event type (e.g., birthday, corporate, wedding), helping users organize a successful event without financial guesswork.</w:t>
              </w:r>
            </w:sdtContent>
          </w:sdt>
        </w:p>
      </w:sdtContent>
    </w:sdt>
    <w:sdt>
      <w:sdtPr>
        <w:id w:val="1819125643"/>
        <w:tag w:val="goog_rdk_164"/>
      </w:sdtPr>
      <w:sdtContent>
        <w:p w:rsidR="00000000" w:rsidDel="00000000" w:rsidP="00000000" w:rsidRDefault="00000000" w:rsidRPr="00000000" w14:paraId="0000000E">
          <w:pPr>
            <w:spacing w:after="240" w:before="240" w:lineRule="auto"/>
            <w:jc w:val="both"/>
            <w:rPr>
              <w:rFonts w:ascii="Cambria" w:cs="Cambria" w:eastAsia="Cambria" w:hAnsi="Cambria"/>
              <w:b w:val="1"/>
              <w:bCs w:val="1"/>
              <w:strike w:val="1"/>
              <w:sz w:val="24"/>
              <w:szCs w:val="24"/>
              <w:u w:val="single"/>
              <w:rPrChange w:author="Aafreen S" w:id="4" w:date="2026-09-23T12:46:07Z">
                <w:rPr>
                  <w:rFonts w:ascii="Cambria" w:cs="Cambria" w:eastAsia="Cambria" w:hAnsi="Cambria"/>
                  <w:b w:val="1"/>
                  <w:bCs w:val="1"/>
                  <w:sz w:val="24"/>
                  <w:szCs w:val="24"/>
                </w:rPr>
              </w:rPrChange>
            </w:rPr>
          </w:pPr>
          <w:sdt>
            <w:sdtPr>
              <w:id w:val="-306799392"/>
              <w:tag w:val="goog_rdk_163"/>
            </w:sdtPr>
            <w:sdtContent>
              <w:r w:rsidDel="00000000" w:rsidR="00000000" w:rsidRPr="00000000">
                <w:rPr>
                  <w:rFonts w:ascii="Cambria" w:cs="Cambria" w:eastAsia="Cambria" w:hAnsi="Cambria"/>
                  <w:b w:val="1"/>
                  <w:bCs w:val="1"/>
                  <w:strike w:val="1"/>
                  <w:sz w:val="24"/>
                  <w:szCs w:val="24"/>
                  <w:u w:val="single"/>
                  <w:rtl w:val="0"/>
                  <w:rPrChange w:author="Aafreen S" w:id="4" w:date="2026-09-23T12:46:07Z">
                    <w:rPr>
                      <w:rFonts w:ascii="Cambria" w:cs="Cambria" w:eastAsia="Cambria" w:hAnsi="Cambria"/>
                      <w:b w:val="1"/>
                      <w:bCs w:val="1"/>
                      <w:sz w:val="24"/>
                      <w:szCs w:val="24"/>
                    </w:rPr>
                  </w:rPrChange>
                </w:rPr>
                <w:t xml:space="preserve">Scenario 3: Jewelry Recommendations for Occasions</w:t>
              </w:r>
            </w:sdtContent>
          </w:sdt>
        </w:p>
      </w:sdtContent>
    </w:sdt>
    <w:sdt>
      <w:sdtPr>
        <w:id w:val="-2002974673"/>
        <w:tag w:val="goog_rdk_174"/>
      </w:sdtPr>
      <w:sdtContent>
        <w:p w:rsidR="00000000" w:rsidDel="00000000" w:rsidP="00000000" w:rsidRDefault="00000000" w:rsidRPr="00000000" w14:paraId="0000000F">
          <w:pPr>
            <w:spacing w:after="240" w:before="240" w:lineRule="auto"/>
            <w:jc w:val="both"/>
            <w:rPr>
              <w:ins w:author="Pradeep" w:id="32" w:date="2026-09-22T00:01:01Z"/>
              <w:rFonts w:ascii="Cambria" w:cs="Cambria" w:eastAsia="Cambria" w:hAnsi="Cambria"/>
              <w:strike w:val="1"/>
              <w:u w:val="single"/>
              <w:rPrChange w:author="Aafreen S" w:id="4" w:date="2026-09-23T12:46:07Z">
                <w:rPr>
                  <w:rFonts w:ascii="Cambria" w:cs="Cambria" w:eastAsia="Cambria" w:hAnsi="Cambria"/>
                </w:rPr>
              </w:rPrChange>
            </w:rPr>
          </w:pPr>
          <w:sdt>
            <w:sdtPr>
              <w:id w:val="-278127658"/>
              <w:tag w:val="goog_rdk_165"/>
            </w:sdtPr>
            <w:sdtContent>
              <w:r w:rsidDel="00000000" w:rsidR="00000000" w:rsidRPr="00000000">
                <w:rPr>
                  <w:rFonts w:ascii="Cambria" w:cs="Cambria" w:eastAsia="Cambria" w:hAnsi="Cambria"/>
                  <w:strike w:val="1"/>
                  <w:u w:val="single"/>
                  <w:rtl w:val="0"/>
                  <w:rPrChange w:author="Aafreen S" w:id="4" w:date="2026-09-23T12:46:07Z">
                    <w:rPr>
                      <w:rFonts w:ascii="Cambria" w:cs="Cambria" w:eastAsia="Cambria" w:hAnsi="Cambria"/>
                    </w:rPr>
                  </w:rPrChange>
                </w:rPr>
                <w:t xml:space="preserve">The </w:t>
              </w:r>
            </w:sdtContent>
          </w:sdt>
          <w:sdt>
            <w:sdtPr>
              <w:id w:val="-2024618967"/>
              <w:tag w:val="goog_rdk_16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t xml:space="preserve">J</w:t>
              </w:r>
            </w:sdtContent>
          </w:sdt>
          <w:sdt>
            <w:sdtPr>
              <w:id w:val="1880694770"/>
              <w:tag w:val="goog_rdk_167"/>
            </w:sdtPr>
            <w:sdtContent>
              <w:del w:author="Abi Kutty" w:id="31" w:date="2026-09-22T07:08:41Z"/>
              <w:sdt>
                <w:sdtPr>
                  <w:id w:val="-489181938"/>
                  <w:tag w:val="goog_rdk_168"/>
                </w:sdtPr>
                <w:sdtContent>
                  <w:del w:author="Abi Kutty" w:id="31" w:date="2026-09-22T07:08:41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ewelry Budget Planner</w:delText>
                    </w:r>
                  </w:del>
                </w:sdtContent>
              </w:sdt>
              <w:del w:author="Abi Kutty" w:id="31" w:date="2026-09-22T07:08:41Z">
                <w:sdt>
                  <w:sdtPr>
                    <w:id w:val="71143292"/>
                    <w:tag w:val="goog_rdk_169"/>
                  </w:sdtPr>
                  <w:sdtContent>
                    <w:r w:rsidDel="00000000" w:rsidR="00000000" w:rsidRPr="00000000">
                      <w:rPr>
                        <w:rFonts w:ascii="Cambria" w:cs="Cambria" w:eastAsia="Cambria" w:hAnsi="Cambria"/>
                        <w:strike w:val="1"/>
                        <w:u w:val="single"/>
                        <w:rtl w:val="0"/>
                        <w:rPrChange w:author="Aafreen S" w:id="4" w:date="2026-09-23T12:46:07Z">
                          <w:rPr>
                            <w:rFonts w:ascii="Cambria" w:cs="Cambria" w:eastAsia="Cambria" w:hAnsi="Cambria"/>
                          </w:rPr>
                        </w:rPrChange>
                      </w:rPr>
                      <w:delText xml:space="preserve"> a</w:delText>
                    </w:r>
                  </w:sdtContent>
                </w:sdt>
              </w:del>
            </w:sdtContent>
          </w:sdt>
          <w:sdt>
            <w:sdtPr>
              <w:id w:val="-1772858437"/>
              <w:tag w:val="goog_rdk_170"/>
            </w:sdtPr>
            <w:sdtContent>
              <w:ins w:author="Abi Kutty" w:id="31" w:date="2026-09-22T07:08:41Z">
                <w:r w:rsidDel="00000000" w:rsidR="00000000" w:rsidRPr="00000000">
                  <w:rPr>
                    <w:strike w:val="1"/>
                    <w:u w:val="single"/>
                    <w:rPrChange w:author="Aafreen S" w:id="4" w:date="2026-09-23T12:46:07Z">
                      <w:rPr>
                        <w:rFonts w:ascii="Cambria" w:cs="Cambria" w:eastAsia="Cambria" w:hAnsi="Cambria"/>
                      </w:rPr>
                    </w:rPrChange>
                  </w:rPr>
                  <w:drawing>
                    <wp:inline distB="0" distT="0" distL="0" distR="0">
                      <wp:extent cx="5731510" cy="830580"/>
                      <wp:effectExtent b="0" l="0" r="0" t="0"/>
                      <wp:docPr id="180"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5731510" cy="830580"/>
                              </a:xfrm>
                              <a:prstGeom prst="rect"/>
                              <a:ln/>
                            </pic:spPr>
                          </pic:pic>
                        </a:graphicData>
                      </a:graphic>
                    </wp:inline>
                  </w:drawing>
                </w:r>
              </w:ins>
            </w:sdtContent>
          </w:sdt>
          <w:sdt>
            <w:sdtPr>
              <w:id w:val="550436085"/>
              <w:tag w:val="goog_rdk_171"/>
            </w:sdtPr>
            <w:sdtContent>
              <w:r w:rsidDel="00000000" w:rsidR="00000000" w:rsidRPr="00000000">
                <w:rPr>
                  <w:rFonts w:ascii="Cambria" w:cs="Cambria" w:eastAsia="Cambria" w:hAnsi="Cambria"/>
                  <w:strike w:val="1"/>
                  <w:u w:val="single"/>
                  <w:rtl w:val="0"/>
                  <w:rPrChange w:author="Aafreen S" w:id="4" w:date="2026-09-23T12:46:07Z">
                    <w:rPr>
                      <w:rFonts w:ascii="Cambria" w:cs="Cambria" w:eastAsia="Cambria" w:hAnsi="Cambria"/>
                    </w:rPr>
                  </w:rPrChange>
                </w:rPr>
                <w:t xml:space="preserve">llows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style.This ensures that users receive elegant, matching jewelry suggestions that fit both their personal style and financial plan.</w:t>
              </w:r>
            </w:sdtContent>
          </w:sdt>
          <w:sdt>
            <w:sdtPr>
              <w:id w:val="246574263"/>
              <w:tag w:val="goog_rdk_172"/>
            </w:sdtPr>
            <w:sdtContent>
              <w:ins w:author="Pradeep" w:id="32" w:date="2026-09-22T00:01:01Z"/>
              <w:sdt>
                <w:sdtPr>
                  <w:id w:val="-1080940716"/>
                  <w:tag w:val="goog_rdk_173"/>
                </w:sdtPr>
                <w:sdtContent>
                  <w:ins w:author="Pradeep" w:id="32" w:date="2026-09-22T00:01:01Z">
                    <w:r w:rsidDel="00000000" w:rsidR="00000000" w:rsidRPr="00000000">
                      <w:rPr>
                        <w:rtl w:val="0"/>
                      </w:rPr>
                    </w:r>
                  </w:ins>
                </w:sdtContent>
              </w:sdt>
              <w:ins w:author="Pradeep" w:id="32" w:date="2026-09-22T00:01:01Z"/>
            </w:sdtContent>
          </w:sdt>
        </w:p>
      </w:sdtContent>
    </w:sdt>
    <w:sdt>
      <w:sdtPr>
        <w:id w:val="175198815"/>
        <w:tag w:val="goog_rdk_180"/>
      </w:sdtPr>
      <w:sdtContent>
        <w:p w:rsidR="00000000" w:rsidDel="00000000" w:rsidP="00000000" w:rsidRDefault="00000000" w:rsidRPr="00000000" w14:paraId="00000010">
          <w:pPr>
            <w:spacing w:after="240" w:before="240" w:lineRule="auto"/>
            <w:jc w:val="both"/>
            <w:rPr>
              <w:rFonts w:ascii="Cambria" w:cs="Cambria" w:eastAsia="Cambria" w:hAnsi="Cambria"/>
              <w:strike w:val="1"/>
              <w:u w:val="single"/>
              <w:rPrChange w:author="Aafreen S" w:id="4" w:date="2026-09-23T12:46:07Z">
                <w:rPr>
                  <w:rFonts w:ascii="Cambria" w:cs="Cambria" w:eastAsia="Cambria" w:hAnsi="Cambria"/>
                </w:rPr>
              </w:rPrChange>
            </w:rPr>
          </w:pPr>
          <w:sdt>
            <w:sdtPr>
              <w:id w:val="271521761"/>
              <w:tag w:val="goog_rdk_175"/>
            </w:sdtPr>
            <w:sdtContent>
              <w:ins w:author="Pradeep" w:id="32" w:date="2026-09-22T00:01:01Z"/>
              <w:sdt>
                <w:sdtPr>
                  <w:id w:val="-1164578800"/>
                  <w:tag w:val="goog_rdk_176"/>
                </w:sdtPr>
                <w:sdtContent>
                  <w:ins w:author="Pradeep" w:id="32" w:date="2026-09-22T00:01:01Z">
                    <w:r w:rsidDel="00000000" w:rsidR="00000000" w:rsidRPr="00000000">
                      <w:rPr>
                        <w:rFonts w:ascii="Cambria" w:cs="Cambria" w:eastAsia="Cambria" w:hAnsi="Cambria"/>
                        <w:strike w:val="1"/>
                        <w:u w:val="single"/>
                        <w:rtl w:val="0"/>
                        <w:rPrChange w:author="Aafreen S" w:id="4" w:date="2026-09-23T12:46:07Z">
                          <w:rPr>
                            <w:rFonts w:ascii="Cambria" w:cs="Cambria" w:eastAsia="Cambria" w:hAnsi="Cambria"/>
                          </w:rPr>
                        </w:rPrChange>
                      </w:rPr>
                      <w:t xml:space="preserve">(</w:t>
                    </w:r>
                  </w:ins>
                </w:sdtContent>
              </w:sdt>
              <w:ins w:author="Pradeep" w:id="32" w:date="2026-09-22T00:01:01Z">
                <w:sdt>
                  <w:sdtPr>
                    <w:id w:val="-455551472"/>
                    <w:tag w:val="goog_rdk_177"/>
                  </w:sdtPr>
                  <w:sdtContent>
                    <w:r w:rsidDel="00000000" w:rsidR="00000000" w:rsidRPr="00000000">
                      <w:rPr>
                        <w:rFonts w:ascii="Cambria" w:cs="Cambria" w:eastAsia="Cambria" w:hAnsi="Cambria"/>
                        <w:strike w:val="1"/>
                        <w:u w:val="single"/>
                        <w:rtl w:val="0"/>
                        <w:rPrChange w:author="Aafreen S" w:id="4" w:date="2026-09-23T12:46:07Z">
                          <w:rPr>
                            <w:rFonts w:ascii="Cambria" w:cs="Cambria" w:eastAsia="Cambria" w:hAnsi="Cambria"/>
                          </w:rPr>
                        </w:rPrChange>
                      </w:rPr>
                      <w:t xml:space="preserve">In this project we are gonna see about home,party and jewelry budget planner and ai gives </w:t>
                    </w:r>
                  </w:sdtContent>
                </w:sdt>
                <w:sdt>
                  <w:sdtPr>
                    <w:id w:val="1904769417"/>
                    <w:tag w:val="goog_rdk_178"/>
                  </w:sdtPr>
                  <w:sdtContent>
                    <w:r w:rsidDel="00000000" w:rsidR="00000000" w:rsidRPr="00000000">
                      <w:rPr>
                        <w:rFonts w:ascii="Cambria" w:cs="Cambria" w:eastAsia="Cambria" w:hAnsi="Cambria"/>
                        <w:strike w:val="1"/>
                        <w:u w:val="single"/>
                        <w:rtl w:val="0"/>
                        <w:rPrChange w:author="Aafreen S" w:id="4" w:date="2026-09-23T12:46:07Z">
                          <w:rPr>
                            <w:rFonts w:ascii="Cambria" w:cs="Cambria" w:eastAsia="Cambria" w:hAnsi="Cambria"/>
                          </w:rPr>
                        </w:rPrChange>
                      </w:rPr>
                      <w:t xml:space="preserve">recommendation)</w:t>
                    </w:r>
                  </w:sdtContent>
                </w:sdt>
              </w:ins>
            </w:sdtContent>
          </w:sdt>
          <w:sdt>
            <w:sdtPr>
              <w:id w:val="-2008189912"/>
              <w:tag w:val="goog_rdk_179"/>
            </w:sdtPr>
            <w:sdtContent>
              <w:r w:rsidDel="00000000" w:rsidR="00000000" w:rsidRPr="00000000">
                <w:rPr>
                  <w:rtl w:val="0"/>
                </w:rPr>
              </w:r>
            </w:sdtContent>
          </w:sdt>
        </w:p>
      </w:sdtContent>
    </w:sdt>
    <w:sdt>
      <w:sdtPr>
        <w:id w:val="875438471"/>
        <w:tag w:val="goog_rdk_182"/>
      </w:sdtPr>
      <w:sdtContent>
        <w:p w:rsidR="00000000" w:rsidDel="00000000" w:rsidP="00000000" w:rsidRDefault="00000000" w:rsidRPr="00000000" w14:paraId="00000011">
          <w:pPr>
            <w:spacing w:after="0" w:lineRule="auto"/>
            <w:rPr>
              <w:rFonts w:ascii="Cambria" w:cs="Cambria" w:eastAsia="Cambria" w:hAnsi="Cambria"/>
              <w:strike w:val="1"/>
              <w:sz w:val="24"/>
              <w:szCs w:val="24"/>
              <w:u w:val="single"/>
              <w:rPrChange w:author="Deepii Deepa" w:id="23" w:date="2026-09-23T12:38:09Z">
                <w:rPr>
                  <w:rFonts w:ascii="Cambria" w:cs="Cambria" w:eastAsia="Cambria" w:hAnsi="Cambria"/>
                  <w:sz w:val="24"/>
                  <w:szCs w:val="24"/>
                </w:rPr>
              </w:rPrChange>
            </w:rPr>
          </w:pPr>
          <w:sdt>
            <w:sdtPr>
              <w:id w:val="2129309132"/>
              <w:tag w:val="goog_rdk_181"/>
            </w:sdtPr>
            <w:sdtContent>
              <w:r w:rsidDel="00000000" w:rsidR="00000000" w:rsidRPr="00000000">
                <w:rPr>
                  <w:rtl w:val="0"/>
                </w:rPr>
              </w:r>
            </w:sdtContent>
          </w:sdt>
        </w:p>
      </w:sdtContent>
    </w:sdt>
    <w:sdt>
      <w:sdtPr>
        <w:id w:val="1104738447"/>
        <w:tag w:val="goog_rdk_187"/>
      </w:sdtPr>
      <w:sdtContent>
        <w:p w:rsidR="00000000" w:rsidDel="00000000" w:rsidP="00000000" w:rsidRDefault="00000000" w:rsidRPr="00000000" w14:paraId="00000012">
          <w:pPr>
            <w:spacing w:after="0" w:lineRule="auto"/>
            <w:rPr>
              <w:rFonts w:ascii="Cambria" w:cs="Cambria" w:eastAsia="Cambria" w:hAnsi="Cambria"/>
              <w:strike w:val="1"/>
              <w:sz w:val="24"/>
              <w:szCs w:val="24"/>
              <w:u w:val="single"/>
              <w:rPrChange w:author="Aafreen S" w:id="4" w:date="2026-09-23T12:46:07Z">
                <w:rPr>
                  <w:rFonts w:ascii="Cambria" w:cs="Cambria" w:eastAsia="Cambria" w:hAnsi="Cambria"/>
                  <w:sz w:val="24"/>
                  <w:szCs w:val="24"/>
                </w:rPr>
              </w:rPrChange>
            </w:rPr>
          </w:pPr>
          <w:sdt>
            <w:sdtPr>
              <w:id w:val="1167003422"/>
              <w:tag w:val="goog_rdk_184"/>
            </w:sdtPr>
            <w:sdtContent>
              <w:ins w:author="Suriyaprakash bscit25" w:id="33" w:date="2026-09-22T17:08:20Z"/>
              <w:sdt>
                <w:sdtPr>
                  <w:id w:val="1143138006"/>
                  <w:tag w:val="goog_rdk_185"/>
                </w:sdtPr>
                <w:sdtContent>
                  <w:ins w:author="Suriyaprakash bscit25" w:id="33" w:date="2026-09-22T17:08:20Z">
                    <w:r w:rsidDel="00000000" w:rsidR="00000000" w:rsidRPr="00000000">
                      <w:rPr>
                        <w:rFonts w:ascii="Cambria" w:cs="Cambria" w:eastAsia="Cambria" w:hAnsi="Cambria"/>
                        <w:strike w:val="1"/>
                        <w:sz w:val="24"/>
                        <w:szCs w:val="24"/>
                        <w:u w:val="single"/>
                        <w:rtl w:val="0"/>
                        <w:rPrChange w:author="Aafreen S" w:id="4" w:date="2026-09-23T12:46:07Z">
                          <w:rPr>
                            <w:rFonts w:ascii="Cambria" w:cs="Cambria" w:eastAsia="Cambria" w:hAnsi="Cambria"/>
                            <w:sz w:val="24"/>
                            <w:szCs w:val="24"/>
                          </w:rPr>
                        </w:rPrChange>
                      </w:rPr>
                      <w:t xml:space="preserve"> </w:t>
                    </w:r>
                  </w:ins>
                </w:sdtContent>
              </w:sdt>
              <w:ins w:author="Suriyaprakash bscit25" w:id="33" w:date="2026-09-22T17:08:20Z"/>
            </w:sdtContent>
          </w:sdt>
          <w:sdt>
            <w:sdtPr>
              <w:id w:val="-266621686"/>
              <w:tag w:val="goog_rdk_186"/>
            </w:sdtPr>
            <w:sdtContent>
              <w:r w:rsidDel="00000000" w:rsidR="00000000" w:rsidRPr="00000000">
                <w:rPr>
                  <w:rtl w:val="0"/>
                </w:rPr>
              </w:r>
            </w:sdtContent>
          </w:sdt>
        </w:p>
      </w:sdtContent>
    </w:sdt>
    <w:sdt>
      <w:sdtPr>
        <w:id w:val="854586171"/>
        <w:tag w:val="goog_rdk_189"/>
      </w:sdtPr>
      <w:sdtContent>
        <w:p w:rsidR="00000000" w:rsidDel="00000000" w:rsidP="00000000" w:rsidRDefault="00000000" w:rsidRPr="00000000" w14:paraId="00000013">
          <w:pPr>
            <w:spacing w:after="0" w:lineRule="auto"/>
            <w:rPr>
              <w:rFonts w:ascii="Cambria" w:cs="Cambria" w:eastAsia="Cambria" w:hAnsi="Cambria"/>
              <w:strike w:val="1"/>
              <w:sz w:val="24"/>
              <w:szCs w:val="24"/>
              <w:u w:val="single"/>
              <w:rPrChange w:author="Deepii Deepa" w:id="23" w:date="2026-09-23T12:38:09Z">
                <w:rPr>
                  <w:rFonts w:ascii="Cambria" w:cs="Cambria" w:eastAsia="Cambria" w:hAnsi="Cambria"/>
                  <w:sz w:val="24"/>
                  <w:szCs w:val="24"/>
                </w:rPr>
              </w:rPrChange>
            </w:rPr>
          </w:pPr>
          <w:sdt>
            <w:sdtPr>
              <w:id w:val="-1477096363"/>
              <w:tag w:val="goog_rdk_188"/>
            </w:sdtPr>
            <w:sdtContent>
              <w:r w:rsidDel="00000000" w:rsidR="00000000" w:rsidRPr="00000000">
                <w:rPr>
                  <w:rtl w:val="0"/>
                </w:rPr>
              </w:r>
            </w:sdtContent>
          </w:sdt>
        </w:p>
      </w:sdtContent>
    </w:sdt>
    <w:sdt>
      <w:sdtPr>
        <w:id w:val="1236237646"/>
        <w:tag w:val="goog_rdk_194"/>
      </w:sdtPr>
      <w:sdtContent>
        <w:p w:rsidR="00000000" w:rsidDel="00000000" w:rsidP="00000000" w:rsidRDefault="00000000" w:rsidRPr="00000000" w14:paraId="00000014">
          <w:pPr>
            <w:spacing w:after="0" w:lineRule="auto"/>
            <w:rPr>
              <w:rFonts w:ascii="Cambria" w:cs="Cambria" w:eastAsia="Cambria" w:hAnsi="Cambria"/>
              <w:strike w:val="1"/>
              <w:sz w:val="24"/>
              <w:szCs w:val="24"/>
              <w:u w:val="single"/>
              <w:rPrChange w:author="Aafreen S" w:id="4" w:date="2026-09-23T12:46:07Z">
                <w:rPr>
                  <w:rFonts w:ascii="Cambria" w:cs="Cambria" w:eastAsia="Cambria" w:hAnsi="Cambria"/>
                  <w:sz w:val="24"/>
                  <w:szCs w:val="24"/>
                </w:rPr>
              </w:rPrChange>
            </w:rPr>
          </w:pPr>
          <w:sdt>
            <w:sdtPr>
              <w:id w:val="-1148638952"/>
              <w:tag w:val="goog_rdk_191"/>
            </w:sdtPr>
            <w:sdtContent>
              <w:ins w:author="Sridhar R" w:id="34" w:date="2026-09-22T13:07:43Z"/>
              <w:sdt>
                <w:sdtPr>
                  <w:id w:val="1610854822"/>
                  <w:tag w:val="goog_rdk_192"/>
                </w:sdtPr>
                <w:sdtContent>
                  <w:ins w:author="Sridhar R" w:id="34" w:date="2026-09-22T13:07:43Z">
                    <w:r w:rsidDel="00000000" w:rsidR="00000000" w:rsidRPr="00000000">
                      <w:rPr>
                        <w:rFonts w:ascii="Cambria" w:cs="Cambria" w:eastAsia="Cambria" w:hAnsi="Cambria"/>
                        <w:strike w:val="1"/>
                        <w:sz w:val="24"/>
                        <w:szCs w:val="24"/>
                        <w:u w:val="single"/>
                        <w:rtl w:val="0"/>
                        <w:rPrChange w:author="Aafreen S" w:id="4" w:date="2026-09-23T12:46:07Z">
                          <w:rPr>
                            <w:rFonts w:ascii="Cambria" w:cs="Cambria" w:eastAsia="Cambria" w:hAnsi="Cambria"/>
                            <w:sz w:val="24"/>
                            <w:szCs w:val="24"/>
                          </w:rPr>
                        </w:rPrChange>
                      </w:rPr>
                      <w:t xml:space="preserve"> </w:t>
                    </w:r>
                  </w:ins>
                </w:sdtContent>
              </w:sdt>
              <w:ins w:author="Sridhar R" w:id="34" w:date="2026-09-22T13:07:43Z"/>
            </w:sdtContent>
          </w:sdt>
          <w:sdt>
            <w:sdtPr>
              <w:id w:val="-1861907612"/>
              <w:tag w:val="goog_rdk_193"/>
            </w:sdtPr>
            <w:sdtContent>
              <w:r w:rsidDel="00000000" w:rsidR="00000000" w:rsidRPr="00000000">
                <w:rPr>
                  <w:rtl w:val="0"/>
                </w:rPr>
              </w:r>
            </w:sdtContent>
          </w:sdt>
        </w:p>
      </w:sdtContent>
    </w:sdt>
    <w:sdt>
      <w:sdtPr>
        <w:id w:val="623416538"/>
        <w:tag w:val="goog_rdk_196"/>
      </w:sdtPr>
      <w:sdtContent>
        <w:p w:rsidR="00000000" w:rsidDel="00000000" w:rsidP="00000000" w:rsidRDefault="00000000" w:rsidRPr="00000000" w14:paraId="00000015">
          <w:pPr>
            <w:spacing w:after="0" w:lineRule="auto"/>
            <w:rPr>
              <w:rFonts w:ascii="Cambria" w:cs="Cambria" w:eastAsia="Cambria" w:hAnsi="Cambria"/>
              <w:strike w:val="1"/>
              <w:sz w:val="24"/>
              <w:szCs w:val="24"/>
              <w:u w:val="single"/>
              <w:rPrChange w:author="Deepii Deepa" w:id="23" w:date="2026-09-23T12:38:09Z">
                <w:rPr>
                  <w:rFonts w:ascii="Cambria" w:cs="Cambria" w:eastAsia="Cambria" w:hAnsi="Cambria"/>
                  <w:sz w:val="24"/>
                  <w:szCs w:val="24"/>
                </w:rPr>
              </w:rPrChange>
            </w:rPr>
          </w:pPr>
          <w:sdt>
            <w:sdtPr>
              <w:id w:val="-391709873"/>
              <w:tag w:val="goog_rdk_195"/>
            </w:sdtPr>
            <w:sdtContent>
              <w:r w:rsidDel="00000000" w:rsidR="00000000" w:rsidRPr="00000000">
                <w:rPr>
                  <w:rtl w:val="0"/>
                </w:rPr>
              </w:r>
            </w:sdtContent>
          </w:sdt>
        </w:p>
      </w:sdtContent>
    </w:sdt>
    <w:sdt>
      <w:sdtPr>
        <w:id w:val="403551373"/>
        <w:tag w:val="goog_rdk_198"/>
      </w:sdtPr>
      <w:sdtContent>
        <w:p w:rsidR="00000000" w:rsidDel="00000000" w:rsidP="00000000" w:rsidRDefault="00000000" w:rsidRPr="00000000" w14:paraId="00000016">
          <w:pPr>
            <w:spacing w:after="0" w:lineRule="auto"/>
            <w:rPr>
              <w:rFonts w:ascii="Cambria" w:cs="Cambria" w:eastAsia="Cambria" w:hAnsi="Cambria"/>
              <w:strike w:val="1"/>
              <w:sz w:val="24"/>
              <w:szCs w:val="24"/>
              <w:u w:val="single"/>
              <w:rPrChange w:author="Deepii Deepa" w:id="23" w:date="2026-09-23T12:38:09Z">
                <w:rPr>
                  <w:rFonts w:ascii="Cambria" w:cs="Cambria" w:eastAsia="Cambria" w:hAnsi="Cambria"/>
                  <w:sz w:val="24"/>
                  <w:szCs w:val="24"/>
                </w:rPr>
              </w:rPrChange>
            </w:rPr>
          </w:pPr>
          <w:sdt>
            <w:sdtPr>
              <w:id w:val="2137583854"/>
              <w:tag w:val="goog_rdk_197"/>
            </w:sdtPr>
            <w:sdtContent>
              <w:r w:rsidDel="00000000" w:rsidR="00000000" w:rsidRPr="00000000">
                <w:rPr>
                  <w:rtl w:val="0"/>
                </w:rPr>
              </w:r>
            </w:sdtContent>
          </w:sdt>
        </w:p>
      </w:sdtContent>
    </w:sdt>
    <w:sdt>
      <w:sdtPr>
        <w:id w:val="-515943653"/>
        <w:tag w:val="goog_rdk_202"/>
      </w:sdtPr>
      <w:sdtContent>
        <w:p w:rsidR="00000000" w:rsidDel="00000000" w:rsidP="00000000" w:rsidRDefault="00000000" w:rsidRPr="00000000" w14:paraId="00000017">
          <w:pPr>
            <w:spacing w:after="240" w:before="240" w:line="240" w:lineRule="auto"/>
            <w:jc w:val="both"/>
            <w:rPr>
              <w:ins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442447411"/>
              <w:tag w:val="goog_rdk_200"/>
            </w:sdtPr>
            <w:sdtContent>
              <w:ins w:author="Monicaragavan" w:id="35" w:date="2026-09-23T08:08:22Z"/>
              <w:sdt>
                <w:sdtPr>
                  <w:id w:val="2123676640"/>
                  <w:tag w:val="goog_rdk_201"/>
                </w:sdtPr>
                <w:sdtContent>
                  <w:ins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t xml:space="preserve">Act as an experienced Generative Al Project Developer and carefully analyze the provided project documentation.</w:t>
                    </w:r>
                  </w:ins>
                </w:sdtContent>
              </w:sdt>
              <w:ins w:author="Monicaragavan" w:id="35" w:date="2026-09-23T08:08:22Z"/>
            </w:sdtContent>
          </w:sdt>
        </w:p>
      </w:sdtContent>
    </w:sdt>
    <w:sdt>
      <w:sdtPr>
        <w:id w:val="-625004657"/>
        <w:tag w:val="goog_rdk_205"/>
      </w:sdtPr>
      <w:sdtContent>
        <w:p w:rsidR="00000000" w:rsidDel="00000000" w:rsidP="00000000" w:rsidRDefault="00000000" w:rsidRPr="00000000" w14:paraId="00000018">
          <w:pPr>
            <w:spacing w:after="240" w:before="240" w:line="240" w:lineRule="auto"/>
            <w:jc w:val="both"/>
            <w:rPr>
              <w:ins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500967883"/>
              <w:tag w:val="goog_rdk_203"/>
            </w:sdtPr>
            <w:sdtContent>
              <w:ins w:author="Monicaragavan" w:id="35" w:date="2026-09-23T08:08:22Z"/>
              <w:sdt>
                <w:sdtPr>
                  <w:id w:val="1477852693"/>
                  <w:tag w:val="goog_rdk_204"/>
                </w:sdtPr>
                <w:sdtContent>
                  <w:ins w:author="Monicaragavan" w:id="35" w:date="2026-09-23T08:08:22Z">
                    <w:r w:rsidDel="00000000" w:rsidR="00000000" w:rsidRPr="00000000">
                      <w:rPr>
                        <w:rtl w:val="0"/>
                      </w:rPr>
                    </w:r>
                  </w:ins>
                </w:sdtContent>
              </w:sdt>
              <w:ins w:author="Monicaragavan" w:id="35" w:date="2026-09-23T08:08:22Z"/>
            </w:sdtContent>
          </w:sdt>
        </w:p>
      </w:sdtContent>
    </w:sdt>
    <w:sdt>
      <w:sdtPr>
        <w:id w:val="-1786659475"/>
        <w:tag w:val="goog_rdk_208"/>
      </w:sdtPr>
      <w:sdtContent>
        <w:p w:rsidR="00000000" w:rsidDel="00000000" w:rsidP="00000000" w:rsidRDefault="00000000" w:rsidRPr="00000000" w14:paraId="00000019">
          <w:pPr>
            <w:spacing w:after="240" w:before="240" w:line="240" w:lineRule="auto"/>
            <w:jc w:val="both"/>
            <w:rPr>
              <w:ins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1559503384"/>
              <w:tag w:val="goog_rdk_206"/>
            </w:sdtPr>
            <w:sdtContent>
              <w:ins w:author="Monicaragavan" w:id="35" w:date="2026-09-23T08:08:22Z"/>
              <w:sdt>
                <w:sdtPr>
                  <w:id w:val="1833333335"/>
                  <w:tag w:val="goog_rdk_207"/>
                </w:sdtPr>
                <w:sdtContent>
                  <w:ins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t xml:space="preserve">Build the complete project from scratch, including all required folders, files, dependencies, and configurations.</w:t>
                    </w:r>
                  </w:ins>
                </w:sdtContent>
              </w:sdt>
              <w:ins w:author="Monicaragavan" w:id="35" w:date="2026-09-23T08:08:22Z"/>
            </w:sdtContent>
          </w:sdt>
        </w:p>
      </w:sdtContent>
    </w:sdt>
    <w:sdt>
      <w:sdtPr>
        <w:id w:val="-389648800"/>
        <w:tag w:val="goog_rdk_211"/>
      </w:sdtPr>
      <w:sdtContent>
        <w:p w:rsidR="00000000" w:rsidDel="00000000" w:rsidP="00000000" w:rsidRDefault="00000000" w:rsidRPr="00000000" w14:paraId="0000001A">
          <w:pPr>
            <w:spacing w:after="240" w:before="240" w:line="240" w:lineRule="auto"/>
            <w:jc w:val="both"/>
            <w:rPr>
              <w:ins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218478711"/>
              <w:tag w:val="goog_rdk_209"/>
            </w:sdtPr>
            <w:sdtContent>
              <w:ins w:author="Monicaragavan" w:id="35" w:date="2026-09-23T08:08:22Z"/>
              <w:sdt>
                <w:sdtPr>
                  <w:id w:val="-50299732"/>
                  <w:tag w:val="goog_rdk_210"/>
                </w:sdtPr>
                <w:sdtContent>
                  <w:ins w:author="Monicaragavan" w:id="35" w:date="2026-09-23T08:08:22Z">
                    <w:r w:rsidDel="00000000" w:rsidR="00000000" w:rsidRPr="00000000">
                      <w:rPr>
                        <w:rtl w:val="0"/>
                      </w:rPr>
                    </w:r>
                  </w:ins>
                </w:sdtContent>
              </w:sdt>
              <w:ins w:author="Monicaragavan" w:id="35" w:date="2026-09-23T08:08:22Z"/>
            </w:sdtContent>
          </w:sdt>
        </w:p>
      </w:sdtContent>
    </w:sdt>
    <w:sdt>
      <w:sdtPr>
        <w:id w:val="-815010480"/>
        <w:tag w:val="goog_rdk_214"/>
      </w:sdtPr>
      <w:sdtContent>
        <w:p w:rsidR="00000000" w:rsidDel="00000000" w:rsidP="00000000" w:rsidRDefault="00000000" w:rsidRPr="00000000" w14:paraId="0000001B">
          <w:pPr>
            <w:spacing w:after="240" w:before="240" w:line="240" w:lineRule="auto"/>
            <w:jc w:val="both"/>
            <w:rPr>
              <w:ins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317279119"/>
              <w:tag w:val="goog_rdk_212"/>
            </w:sdtPr>
            <w:sdtContent>
              <w:ins w:author="Monicaragavan" w:id="35" w:date="2026-09-23T08:08:22Z"/>
              <w:sdt>
                <w:sdtPr>
                  <w:id w:val="-1938310315"/>
                  <w:tag w:val="goog_rdk_213"/>
                </w:sdtPr>
                <w:sdtContent>
                  <w:ins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t xml:space="preserve">Generate full, working code for every file, not just the partial snippets provided in the documentation.</w:t>
                    </w:r>
                  </w:ins>
                </w:sdtContent>
              </w:sdt>
              <w:ins w:author="Monicaragavan" w:id="35" w:date="2026-09-23T08:08:22Z"/>
            </w:sdtContent>
          </w:sdt>
        </w:p>
      </w:sdtContent>
    </w:sdt>
    <w:sdt>
      <w:sdtPr>
        <w:id w:val="38880821"/>
        <w:tag w:val="goog_rdk_217"/>
      </w:sdtPr>
      <w:sdtContent>
        <w:p w:rsidR="00000000" w:rsidDel="00000000" w:rsidP="00000000" w:rsidRDefault="00000000" w:rsidRPr="00000000" w14:paraId="0000001C">
          <w:pPr>
            <w:spacing w:after="240" w:before="240" w:line="240" w:lineRule="auto"/>
            <w:jc w:val="both"/>
            <w:rPr>
              <w:ins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400640045"/>
              <w:tag w:val="goog_rdk_215"/>
            </w:sdtPr>
            <w:sdtContent>
              <w:ins w:author="Monicaragavan" w:id="35" w:date="2026-09-23T08:08:22Z"/>
              <w:sdt>
                <w:sdtPr>
                  <w:id w:val="1099917281"/>
                  <w:tag w:val="goog_rdk_216"/>
                </w:sdtPr>
                <w:sdtContent>
                  <w:ins w:author="Monicaragavan" w:id="35" w:date="2026-09-23T08:08:22Z">
                    <w:r w:rsidDel="00000000" w:rsidR="00000000" w:rsidRPr="00000000">
                      <w:rPr>
                        <w:rtl w:val="0"/>
                      </w:rPr>
                    </w:r>
                  </w:ins>
                </w:sdtContent>
              </w:sdt>
              <w:ins w:author="Monicaragavan" w:id="35" w:date="2026-09-23T08:08:22Z"/>
            </w:sdtContent>
          </w:sdt>
        </w:p>
      </w:sdtContent>
    </w:sdt>
    <w:sdt>
      <w:sdtPr>
        <w:id w:val="-1853645449"/>
        <w:tag w:val="goog_rdk_220"/>
      </w:sdtPr>
      <w:sdtContent>
        <w:p w:rsidR="00000000" w:rsidDel="00000000" w:rsidP="00000000" w:rsidRDefault="00000000" w:rsidRPr="00000000" w14:paraId="0000001D">
          <w:pPr>
            <w:spacing w:after="240" w:before="240" w:line="240" w:lineRule="auto"/>
            <w:jc w:val="both"/>
            <w:rPr>
              <w:ins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771453701"/>
              <w:tag w:val="goog_rdk_218"/>
            </w:sdtPr>
            <w:sdtContent>
              <w:ins w:author="Monicaragavan" w:id="35" w:date="2026-09-23T08:08:22Z"/>
              <w:sdt>
                <w:sdtPr>
                  <w:id w:val="-1487550984"/>
                  <w:tag w:val="goog_rdk_219"/>
                </w:sdtPr>
                <w:sdtContent>
                  <w:ins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t xml:space="preserve">Ensure all frontend, backend, APIs, AI/LLM integration, and configurations work together without errors.</w:t>
                    </w:r>
                  </w:ins>
                </w:sdtContent>
              </w:sdt>
              <w:ins w:author="Monicaragavan" w:id="35" w:date="2026-09-23T08:08:22Z"/>
            </w:sdtContent>
          </w:sdt>
        </w:p>
      </w:sdtContent>
    </w:sdt>
    <w:sdt>
      <w:sdtPr>
        <w:id w:val="859470309"/>
        <w:tag w:val="goog_rdk_223"/>
      </w:sdtPr>
      <w:sdtContent>
        <w:p w:rsidR="00000000" w:rsidDel="00000000" w:rsidP="00000000" w:rsidRDefault="00000000" w:rsidRPr="00000000" w14:paraId="0000001E">
          <w:pPr>
            <w:spacing w:after="240" w:before="240" w:line="240" w:lineRule="auto"/>
            <w:jc w:val="both"/>
            <w:rPr>
              <w:ins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21193084"/>
              <w:tag w:val="goog_rdk_221"/>
            </w:sdtPr>
            <w:sdtContent>
              <w:ins w:author="Monicaragavan" w:id="35" w:date="2026-09-23T08:08:22Z"/>
              <w:sdt>
                <w:sdtPr>
                  <w:id w:val="126150033"/>
                  <w:tag w:val="goog_rdk_222"/>
                </w:sdtPr>
                <w:sdtContent>
                  <w:ins w:author="Monicaragavan" w:id="35" w:date="2026-09-23T08:08:22Z">
                    <w:r w:rsidDel="00000000" w:rsidR="00000000" w:rsidRPr="00000000">
                      <w:rPr>
                        <w:rtl w:val="0"/>
                      </w:rPr>
                    </w:r>
                  </w:ins>
                </w:sdtContent>
              </w:sdt>
              <w:ins w:author="Monicaragavan" w:id="35" w:date="2026-09-23T08:08:22Z"/>
            </w:sdtContent>
          </w:sdt>
        </w:p>
      </w:sdtContent>
    </w:sdt>
    <w:sdt>
      <w:sdtPr>
        <w:id w:val="501521676"/>
        <w:tag w:val="goog_rdk_226"/>
      </w:sdtPr>
      <w:sdtContent>
        <w:p w:rsidR="00000000" w:rsidDel="00000000" w:rsidP="00000000" w:rsidRDefault="00000000" w:rsidRPr="00000000" w14:paraId="0000001F">
          <w:pPr>
            <w:spacing w:after="240" w:before="240" w:line="240" w:lineRule="auto"/>
            <w:jc w:val="both"/>
            <w:rPr>
              <w:ins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374980019"/>
              <w:tag w:val="goog_rdk_224"/>
            </w:sdtPr>
            <w:sdtContent>
              <w:ins w:author="Monicaragavan" w:id="35" w:date="2026-09-23T08:08:22Z"/>
              <w:sdt>
                <w:sdtPr>
                  <w:id w:val="1043002034"/>
                  <w:tag w:val="goog_rdk_225"/>
                </w:sdtPr>
                <w:sdtContent>
                  <w:ins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t xml:space="preserve">Finally, provide simple VS Code setup, installation, running, and testing instructions for the complete application.</w:t>
                    </w:r>
                  </w:ins>
                </w:sdtContent>
              </w:sdt>
              <w:ins w:author="Monicaragavan" w:id="35" w:date="2026-09-23T08:08:22Z"/>
            </w:sdtContent>
          </w:sdt>
        </w:p>
      </w:sdtContent>
    </w:sdt>
    <w:sdt>
      <w:sdtPr>
        <w:id w:val="-299311675"/>
        <w:tag w:val="goog_rdk_232"/>
      </w:sdtPr>
      <w:sdtContent>
        <w:p w:rsidR="00000000" w:rsidDel="00000000" w:rsidP="00000000" w:rsidRDefault="00000000" w:rsidRPr="00000000" w14:paraId="00000020">
          <w:pPr>
            <w:pStyle w:val="Heading2"/>
            <w:keepNext w:val="0"/>
            <w:keepLines w:val="0"/>
            <w:spacing w:after="80" w:before="36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color w:val="000000"/>
                  <w:sz w:val="24"/>
                  <w:szCs w:val="24"/>
                </w:rPr>
              </w:rPrChange>
            </w:rPr>
          </w:pPr>
          <w:sdt>
            <w:sdtPr>
              <w:id w:val="-1361308119"/>
              <w:tag w:val="goog_rdk_228"/>
            </w:sdtPr>
            <w:sdtContent>
              <w:ins w:author="Suruthilaya S" w:id="36" w:date="2026-09-23T09:04:53Z"/>
              <w:sdt>
                <w:sdtPr>
                  <w:id w:val="489007263"/>
                  <w:tag w:val="goog_rdk_229"/>
                </w:sdtPr>
                <w:sdtContent>
                  <w:ins w:author="Suruthilaya S" w:id="36" w:date="2026-09-23T09:04:53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t xml:space="preserve"> </w:t>
                    </w:r>
                  </w:ins>
                </w:sdtContent>
              </w:sdt>
              <w:ins w:author="Suruthilaya S" w:id="36" w:date="2026-09-23T09:04:53Z"/>
            </w:sdtContent>
          </w:sdt>
          <w:sdt>
            <w:sdtPr>
              <w:id w:val="-389584147"/>
              <w:tag w:val="goog_rdk_230"/>
            </w:sdtPr>
            <w:sdtContent>
              <w:del w:author="Monicaragavan" w:id="35" w:date="2026-09-23T08:08:22Z"/>
              <w:sdt>
                <w:sdtPr>
                  <w:id w:val="332552847"/>
                  <w:tag w:val="goog_rdk_231"/>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color w:val="000000"/>
                            <w:sz w:val="24"/>
                            <w:szCs w:val="24"/>
                          </w:rPr>
                        </w:rPrChange>
                      </w:rPr>
                      <w:delText xml:space="preserve">Architecture Overview</w:delText>
                    </w:r>
                  </w:del>
                </w:sdtContent>
              </w:sdt>
              <w:del w:author="Monicaragavan" w:id="35" w:date="2026-09-23T08:08:22Z">
                <w:bookmarkStart w:colFirst="0" w:colLast="0" w:name="_heading=h.mk78sio2xilj" w:id="1"/>
                <w:bookmarkEnd w:id="1"/>
              </w:del>
            </w:sdtContent>
          </w:sdt>
        </w:p>
      </w:sdtContent>
    </w:sdt>
    <w:sdt>
      <w:sdtPr>
        <w:id w:val="-281791428"/>
        <w:tag w:val="goog_rdk_243"/>
      </w:sdtPr>
      <w:sdtContent>
        <w:p w:rsidR="00000000" w:rsidDel="00000000" w:rsidP="00000000" w:rsidRDefault="00000000" w:rsidRPr="00000000" w14:paraId="00000021">
          <w:pPr>
            <w:spacing w:after="240" w:before="240" w:line="240" w:lineRule="auto"/>
            <w:jc w:val="both"/>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485679878"/>
              <w:tag w:val="goog_rdk_233"/>
            </w:sdtPr>
            <w:sdtContent>
              <w:del w:author="Monicaragavan" w:id="35" w:date="2026-09-23T08:08:22Z"/>
              <w:sdt>
                <w:sdtPr>
                  <w:id w:val="-1002836645"/>
                  <w:tag w:val="goog_rdk_234"/>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PocketSmart AI</w:delText>
                    </w:r>
                  </w:del>
                </w:sdtContent>
              </w:sdt>
              <w:del w:author="Monicaragavan" w:id="35" w:date="2026-09-23T08:08:22Z">
                <w:sdt>
                  <w:sdtPr>
                    <w:id w:val="2072798079"/>
                    <w:tag w:val="goog_rdk_235"/>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is an intelligent, modular platform designed to generate personalized, budget-aware recommendations across domains like home interiors, party planning, and jewelry selection. It integrates a lightweight Flask backend with Google’s </w:delText>
                    </w:r>
                  </w:sdtContent>
                </w:sdt>
                <w:sdt>
                  <w:sdtPr>
                    <w:id w:val="-494548448"/>
                    <w:tag w:val="goog_rdk_23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Gemini 1.5 Flash Pro</w:delText>
                    </w:r>
                  </w:sdtContent>
                </w:sdt>
                <w:sdt>
                  <w:sdtPr>
                    <w:id w:val="-695457609"/>
                    <w:tag w:val="goog_rdk_237"/>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a powerful multimodal AI model that processes user inputs (text, numbers, and images) to deliver smart recommendations.</w:delText>
                    </w:r>
                  </w:sdtContent>
                </w:sdt>
              </w:del>
            </w:sdtContent>
          </w:sdt>
          <w:sdt>
            <w:sdtPr>
              <w:id w:val="-719713871"/>
              <w:tag w:val="goog_rdk_238"/>
            </w:sdtPr>
            <w:sdtContent>
              <w:ins w:author="Karthikeyan S" w:id="37" w:date="2026-09-22T15:38:42Z">
                <w:sdt>
                  <w:sdtPr>
                    <w:id w:val="1627427543"/>
                    <w:tag w:val="goog_rdk_239"/>
                  </w:sdtPr>
                  <w:sdtContent>
                    <w:del w:author="Monicaragavan" w:id="35" w:date="2026-09-23T08:08:22Z"/>
                  </w:sdtContent>
                </w:sdt>
              </w:ins>
              <w:sdt>
                <w:sdtPr>
                  <w:id w:val="249514474"/>
                  <w:tag w:val="goog_rdk_240"/>
                </w:sdtPr>
                <w:sdtContent>
                  <w:ins w:author="Karthikeyan S" w:id="37" w:date="2026-09-22T15:38:42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9</w:delText>
                      </w:r>
                    </w:del>
                  </w:ins>
                </w:sdtContent>
              </w:sdt>
              <w:ins w:author="Karthikeyan S" w:id="37" w:date="2026-09-22T15:38:42Z">
                <w:del w:author="Monicaragavan" w:id="35" w:date="2026-09-23T08:08:22Z"/>
              </w:ins>
            </w:sdtContent>
          </w:sdt>
          <w:sdt>
            <w:sdtPr>
              <w:id w:val="347118489"/>
              <w:tag w:val="goog_rdk_241"/>
            </w:sdtPr>
            <w:sdtContent>
              <w:del w:author="Monicaragavan" w:id="35" w:date="2026-09-23T08:08:22Z"/>
              <w:sdt>
                <w:sdtPr>
                  <w:id w:val="-1329018326"/>
                  <w:tag w:val="goog_rdk_24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581762070"/>
        <w:tag w:val="goog_rdk_247"/>
      </w:sdtPr>
      <w:sdtContent>
        <w:p w:rsidR="00000000" w:rsidDel="00000000" w:rsidP="00000000" w:rsidRDefault="00000000" w:rsidRPr="00000000" w14:paraId="00000022">
          <w:pPr>
            <w:pStyle w:val="Heading3"/>
            <w:spacing w:after="280" w:before="28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477331629"/>
              <w:tag w:val="goog_rdk_244"/>
            </w:sdtPr>
            <w:sdtContent>
              <w:del w:author="Monicaragavan" w:id="35" w:date="2026-09-23T08:08:22Z"/>
              <w:sdt>
                <w:sdtPr>
                  <w:id w:val="870847065"/>
                  <w:tag w:val="goog_rdk_24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6"/>
                            <w:szCs w:val="26"/>
                          </w:rPr>
                        </w:rPrChange>
                      </w:rPr>
                      <w:delText xml:space="preserve"> </w:delText>
                    </w:r>
                  </w:del>
                </w:sdtContent>
              </w:sdt>
              <w:del w:author="Monicaragavan" w:id="35" w:date="2026-09-23T08:08:22Z">
                <w:bookmarkStart w:colFirst="0" w:colLast="0" w:name="_heading=h.og3v0aol85ds" w:id="2"/>
                <w:bookmarkEnd w:id="2"/>
                <w:sdt>
                  <w:sdtPr>
                    <w:id w:val="-598387895"/>
                    <w:tag w:val="goog_rdk_24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Core Technologies</w:delText>
                    </w:r>
                  </w:sdtContent>
                </w:sdt>
              </w:del>
            </w:sdtContent>
          </w:sdt>
        </w:p>
      </w:sdtContent>
    </w:sdt>
    <w:sdt>
      <w:sdtPr>
        <w:id w:val="-1213672335"/>
        <w:tag w:val="goog_rdk_251"/>
      </w:sdtPr>
      <w:sdtContent>
        <w:p w:rsidR="00000000" w:rsidDel="00000000" w:rsidP="00000000" w:rsidRDefault="00000000" w:rsidRPr="00000000" w14:paraId="00000023">
          <w:pPr>
            <w:numPr>
              <w:ilvl w:val="0"/>
              <w:numId w:val="16"/>
            </w:numPr>
            <w:spacing w:after="0" w:before="24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16"/>
                </w:numPr>
                <w:spacing w:after="0" w:before="240" w:line="240" w:lineRule="auto"/>
                <w:ind w:left="720" w:hanging="360"/>
              </w:pPr>
            </w:pPrChange>
          </w:pPr>
          <w:sdt>
            <w:sdtPr>
              <w:id w:val="622574659"/>
              <w:tag w:val="goog_rdk_248"/>
            </w:sdtPr>
            <w:sdtContent>
              <w:del w:author="Monicaragavan" w:id="35" w:date="2026-09-23T08:08:22Z"/>
              <w:sdt>
                <w:sdtPr>
                  <w:id w:val="1821496019"/>
                  <w:tag w:val="goog_rdk_249"/>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Flask</w:delText>
                    </w:r>
                  </w:del>
                </w:sdtContent>
              </w:sdt>
              <w:del w:author="Monicaragavan" w:id="35" w:date="2026-09-23T08:08:22Z">
                <w:sdt>
                  <w:sdtPr>
                    <w:id w:val="-85333277"/>
                    <w:tag w:val="goog_rdk_250"/>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Backend service layer for request handling, routing, and session control.</w:delText>
                      <w:br w:type="textWrapping"/>
                    </w:r>
                  </w:sdtContent>
                </w:sdt>
              </w:del>
            </w:sdtContent>
          </w:sdt>
        </w:p>
      </w:sdtContent>
    </w:sdt>
    <w:sdt>
      <w:sdtPr>
        <w:id w:val="1729547346"/>
        <w:tag w:val="goog_rdk_255"/>
      </w:sdtPr>
      <w:sdtContent>
        <w:p w:rsidR="00000000" w:rsidDel="00000000" w:rsidP="00000000" w:rsidRDefault="00000000" w:rsidRPr="00000000" w14:paraId="00000024">
          <w:pPr>
            <w:numPr>
              <w:ilvl w:val="0"/>
              <w:numId w:val="16"/>
            </w:numPr>
            <w:spacing w:after="0" w:before="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16"/>
                </w:numPr>
                <w:spacing w:after="0" w:before="0" w:line="240" w:lineRule="auto"/>
                <w:ind w:left="720" w:hanging="360"/>
              </w:pPr>
            </w:pPrChange>
          </w:pPr>
          <w:sdt>
            <w:sdtPr>
              <w:id w:val="-1952452423"/>
              <w:tag w:val="goog_rdk_252"/>
            </w:sdtPr>
            <w:sdtContent>
              <w:del w:author="Monicaragavan" w:id="35" w:date="2026-09-23T08:08:22Z"/>
              <w:sdt>
                <w:sdtPr>
                  <w:id w:val="1856379732"/>
                  <w:tag w:val="goog_rdk_253"/>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Gemini 1.5 Flash Pro</w:delText>
                    </w:r>
                  </w:del>
                </w:sdtContent>
              </w:sdt>
              <w:del w:author="Monicaragavan" w:id="35" w:date="2026-09-23T08:08:22Z">
                <w:sdt>
                  <w:sdtPr>
                    <w:id w:val="584746679"/>
                    <w:tag w:val="goog_rdk_25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AI model used for understanding budget context, analyzing images, generating structured suggestions, and recommending platform-specific products.</w:delText>
                      <w:br w:type="textWrapping"/>
                    </w:r>
                  </w:sdtContent>
                </w:sdt>
              </w:del>
            </w:sdtContent>
          </w:sdt>
        </w:p>
      </w:sdtContent>
    </w:sdt>
    <w:sdt>
      <w:sdtPr>
        <w:id w:val="1294743077"/>
        <w:tag w:val="goog_rdk_259"/>
      </w:sdtPr>
      <w:sdtContent>
        <w:p w:rsidR="00000000" w:rsidDel="00000000" w:rsidP="00000000" w:rsidRDefault="00000000" w:rsidRPr="00000000" w14:paraId="00000025">
          <w:pPr>
            <w:numPr>
              <w:ilvl w:val="0"/>
              <w:numId w:val="16"/>
            </w:numPr>
            <w:spacing w:after="0" w:before="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16"/>
                </w:numPr>
                <w:spacing w:after="0" w:before="0" w:line="240" w:lineRule="auto"/>
                <w:ind w:left="720" w:hanging="360"/>
              </w:pPr>
            </w:pPrChange>
          </w:pPr>
          <w:sdt>
            <w:sdtPr>
              <w:id w:val="1857918757"/>
              <w:tag w:val="goog_rdk_256"/>
            </w:sdtPr>
            <w:sdtContent>
              <w:del w:author="Monicaragavan" w:id="35" w:date="2026-09-23T08:08:22Z"/>
              <w:sdt>
                <w:sdtPr>
                  <w:id w:val="-1036825100"/>
                  <w:tag w:val="goog_rdk_257"/>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Third-party APIs (Amazon, Flipkart, IKEA, Zomato, etc.)</w:delText>
                    </w:r>
                  </w:del>
                </w:sdtContent>
              </w:sdt>
              <w:del w:author="Monicaragavan" w:id="35" w:date="2026-09-23T08:08:22Z">
                <w:sdt>
                  <w:sdtPr>
                    <w:id w:val="1777621030"/>
                    <w:tag w:val="goog_rdk_258"/>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Product and service data sourcing.</w:delText>
                      <w:br w:type="textWrapping"/>
                    </w:r>
                  </w:sdtContent>
                </w:sdt>
              </w:del>
            </w:sdtContent>
          </w:sdt>
        </w:p>
      </w:sdtContent>
    </w:sdt>
    <w:sdt>
      <w:sdtPr>
        <w:id w:val="-171385489"/>
        <w:tag w:val="goog_rdk_264"/>
      </w:sdtPr>
      <w:sdtContent>
        <w:p w:rsidR="00000000" w:rsidDel="00000000" w:rsidP="00000000" w:rsidRDefault="00000000" w:rsidRPr="00000000" w14:paraId="00000026">
          <w:pPr>
            <w:numPr>
              <w:ilvl w:val="0"/>
              <w:numId w:val="16"/>
            </w:numPr>
            <w:spacing w:after="240" w:before="0" w:line="240" w:lineRule="auto"/>
            <w:ind w:left="720" w:hanging="360"/>
            <w:rPr>
              <w:del w:author="Monicaragavan" w:id="35" w:date="2026-09-23T08:08:22Z"/>
              <w:rFonts w:ascii="Cambria" w:cs="Cambria" w:eastAsia="Cambria" w:hAnsi="Cambria"/>
              <w:strike w:val="1"/>
              <w:sz w:val="24"/>
              <w:szCs w:val="24"/>
              <w:rPrChange w:author="Deepii Deepa" w:id="23" w:date="2026-09-23T12:38:09Z">
                <w:rPr>
                  <w:rFonts w:ascii="Cambria" w:cs="Cambria" w:eastAsia="Cambria" w:hAnsi="Cambria"/>
                  <w:sz w:val="24"/>
                  <w:szCs w:val="24"/>
                </w:rPr>
              </w:rPrChange>
            </w:rPr>
            <w:pPrChange w:author="Deepii Deepa" w:id="0" w:date="2026-09-23T12:38:09Z">
              <w:pPr>
                <w:numPr>
                  <w:ilvl w:val="0"/>
                  <w:numId w:val="16"/>
                </w:numPr>
                <w:spacing w:after="240" w:before="0" w:line="240" w:lineRule="auto"/>
                <w:ind w:left="720" w:hanging="360"/>
              </w:pPr>
            </w:pPrChange>
          </w:pPr>
          <w:sdt>
            <w:sdtPr>
              <w:id w:val="-933187248"/>
              <w:tag w:val="goog_rdk_260"/>
            </w:sdtPr>
            <w:sdtContent>
              <w:del w:author="Monicaragavan" w:id="35" w:date="2026-09-23T08:08:22Z"/>
              <w:sdt>
                <w:sdtPr>
                  <w:id w:val="853727564"/>
                  <w:tag w:val="goog_rdk_261"/>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Frontend (HTML/CSS + JS)</w:delText>
                    </w:r>
                  </w:del>
                </w:sdtContent>
              </w:sdt>
              <w:del w:author="Monicaragavan" w:id="35" w:date="2026-09-23T08:08:22Z">
                <w:sdt>
                  <w:sdtPr>
                    <w:id w:val="1209447176"/>
                    <w:tag w:val="goog_rdk_262"/>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Interactive user interface for input collection and AI output display.</w:delText>
                    </w:r>
                  </w:sdtContent>
                </w:sdt>
                <w:sdt>
                  <w:sdtPr>
                    <w:id w:val="-455797403"/>
                    <w:tag w:val="goog_rdk_263"/>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br w:type="textWrapping"/>
                    </w:r>
                  </w:sdtContent>
                </w:sdt>
              </w:del>
            </w:sdtContent>
          </w:sdt>
        </w:p>
      </w:sdtContent>
    </w:sdt>
    <w:sdt>
      <w:sdtPr>
        <w:id w:val="571495604"/>
        <w:tag w:val="goog_rdk_268"/>
      </w:sdtPr>
      <w:sdtContent>
        <w:p w:rsidR="00000000" w:rsidDel="00000000" w:rsidP="00000000" w:rsidRDefault="00000000" w:rsidRPr="00000000" w14:paraId="00000027">
          <w:pPr>
            <w:spacing w:after="240" w:before="240" w:line="240" w:lineRule="auto"/>
            <w:ind w:left="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pPr>
          <w:sdt>
            <w:sdtPr>
              <w:id w:val="-1016625858"/>
              <w:tag w:val="goog_rdk_265"/>
            </w:sdtPr>
            <w:sdtContent>
              <w:del w:author="Monicaragavan" w:id="35" w:date="2026-09-23T08:08:22Z"/>
              <w:sdt>
                <w:sdtPr>
                  <w:id w:val="1940216320"/>
                  <w:tag w:val="goog_rdk_266"/>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6"/>
                            <w:szCs w:val="26"/>
                          </w:rPr>
                        </w:rPrChange>
                      </w:rPr>
                      <w:delText xml:space="preserve"> </w:delText>
                    </w:r>
                  </w:del>
                </w:sdtContent>
              </w:sdt>
              <w:del w:author="Monicaragavan" w:id="35" w:date="2026-09-23T08:08:22Z">
                <w:sdt>
                  <w:sdtPr>
                    <w:id w:val="938631059"/>
                    <w:tag w:val="goog_rdk_267"/>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Component-Wise Architecture</w:delText>
                    </w:r>
                  </w:sdtContent>
                </w:sdt>
              </w:del>
            </w:sdtContent>
          </w:sdt>
        </w:p>
      </w:sdtContent>
    </w:sdt>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0891591371037"/>
        <w:gridCol w:w="7405.42265188652"/>
        <w:tblGridChange w:id="0">
          <w:tblGrid>
            <w:gridCol w:w="1620.0891591371037"/>
            <w:gridCol w:w="7405.42265188652"/>
          </w:tblGrid>
        </w:tblGridChange>
      </w:tblGrid>
      <w:sdt>
        <w:sdtPr>
          <w:id w:val="1074707985"/>
          <w:tag w:val="goog_rdk_269"/>
        </w:sdtPr>
        <w:sdtContent>
          <w:tr>
            <w:trPr>
              <w:cantSplit w:val="0"/>
              <w:trHeight w:val="500" w:hRule="atLeast"/>
              <w:tblHeader w:val="0"/>
              <w:del w:author="Monicaragavan" w:id="35" w:date="2026-09-23T08:08:22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908049721"/>
                  <w:tag w:val="goog_rdk_273"/>
                </w:sdtPr>
                <w:sdtContent>
                  <w:p w:rsidR="00000000" w:rsidDel="00000000" w:rsidP="00000000" w:rsidRDefault="00000000" w:rsidRPr="00000000" w14:paraId="00000028">
                    <w:pPr>
                      <w:spacing w:after="280" w:before="280" w:line="240" w:lineRule="auto"/>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583893778"/>
                        <w:tag w:val="goog_rdk_270"/>
                      </w:sdtPr>
                      <w:sdtContent>
                        <w:del w:author="Monicaragavan" w:id="35" w:date="2026-09-23T08:08:22Z"/>
                        <w:sdt>
                          <w:sdtPr>
                            <w:id w:val="1250520422"/>
                            <w:tag w:val="goog_rdk_271"/>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Component</w:delText>
                              </w:r>
                            </w:del>
                          </w:sdtContent>
                        </w:sdt>
                        <w:del w:author="Monicaragavan" w:id="35" w:date="2026-09-23T08:08:22Z">
                          <w:sdt>
                            <w:sdtPr>
                              <w:id w:val="-312157283"/>
                              <w:tag w:val="goog_rdk_272"/>
                            </w:sdtPr>
                            <w:sdtContent>
                              <w:r w:rsidDel="00000000" w:rsidR="00000000" w:rsidRPr="00000000">
                                <w:rPr>
                                  <w:rtl w:val="0"/>
                                </w:rPr>
                              </w:r>
                            </w:sdtContent>
                          </w:sdt>
                        </w:del>
                      </w:sdtContent>
                    </w:sdt>
                  </w:p>
                </w:sdtContent>
              </w:sdt>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1002465413"/>
                  <w:tag w:val="goog_rdk_277"/>
                </w:sdtPr>
                <w:sdtContent>
                  <w:p w:rsidR="00000000" w:rsidDel="00000000" w:rsidP="00000000" w:rsidRDefault="00000000" w:rsidRPr="00000000" w14:paraId="00000029">
                    <w:pPr>
                      <w:spacing w:after="280" w:before="280" w:line="240" w:lineRule="auto"/>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523779779"/>
                        <w:tag w:val="goog_rdk_274"/>
                      </w:sdtPr>
                      <w:sdtContent>
                        <w:del w:author="Monicaragavan" w:id="35" w:date="2026-09-23T08:08:22Z"/>
                        <w:sdt>
                          <w:sdtPr>
                            <w:id w:val="835004587"/>
                            <w:tag w:val="goog_rdk_27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Description</w:delText>
                              </w:r>
                            </w:del>
                          </w:sdtContent>
                        </w:sdt>
                        <w:del w:author="Monicaragavan" w:id="35" w:date="2026-09-23T08:08:22Z">
                          <w:sdt>
                            <w:sdtPr>
                              <w:id w:val="158884055"/>
                              <w:tag w:val="goog_rdk_276"/>
                            </w:sdtPr>
                            <w:sdtContent>
                              <w:r w:rsidDel="00000000" w:rsidR="00000000" w:rsidRPr="00000000">
                                <w:rPr>
                                  <w:rtl w:val="0"/>
                                </w:rPr>
                              </w:r>
                            </w:sdtContent>
                          </w:sdt>
                        </w:del>
                      </w:sdtContent>
                    </w:sdt>
                  </w:p>
                </w:sdtContent>
              </w:sdt>
            </w:tc>
          </w:tr>
        </w:sdtContent>
      </w:sdt>
      <w:sdt>
        <w:sdtPr>
          <w:id w:val="412220284"/>
          <w:tag w:val="goog_rdk_278"/>
        </w:sdtPr>
        <w:sdtContent>
          <w:tr>
            <w:trPr>
              <w:cantSplit w:val="0"/>
              <w:trHeight w:val="1055" w:hRule="atLeast"/>
              <w:tblHeader w:val="0"/>
              <w:del w:author="Monicaragavan" w:id="35" w:date="2026-09-23T08:08:22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1616077653"/>
                  <w:tag w:val="goog_rdk_282"/>
                </w:sdtPr>
                <w:sdtContent>
                  <w:p w:rsidR="00000000" w:rsidDel="00000000" w:rsidP="00000000" w:rsidRDefault="00000000" w:rsidRPr="00000000" w14:paraId="0000002A">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10070739"/>
                        <w:tag w:val="goog_rdk_279"/>
                      </w:sdtPr>
                      <w:sdtContent>
                        <w:del w:author="Monicaragavan" w:id="35" w:date="2026-09-23T08:08:22Z"/>
                        <w:sdt>
                          <w:sdtPr>
                            <w:id w:val="204900189"/>
                            <w:tag w:val="goog_rdk_280"/>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Frontend UI</w:delText>
                              </w:r>
                            </w:del>
                          </w:sdtContent>
                        </w:sdt>
                        <w:del w:author="Monicaragavan" w:id="35" w:date="2026-09-23T08:08:22Z">
                          <w:sdt>
                            <w:sdtPr>
                              <w:id w:val="423125336"/>
                              <w:tag w:val="goog_rdk_281"/>
                            </w:sdtPr>
                            <w:sdtContent>
                              <w:r w:rsidDel="00000000" w:rsidR="00000000" w:rsidRPr="00000000">
                                <w:rPr>
                                  <w:rtl w:val="0"/>
                                </w:rPr>
                              </w:r>
                            </w:sdtContent>
                          </w:sdt>
                        </w:del>
                      </w:sdtContent>
                    </w:sdt>
                  </w:p>
                </w:sdtContent>
              </w:sdt>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1943090305"/>
                  <w:tag w:val="goog_rdk_285"/>
                </w:sdtPr>
                <w:sdtContent>
                  <w:p w:rsidR="00000000" w:rsidDel="00000000" w:rsidP="00000000" w:rsidRDefault="00000000" w:rsidRPr="00000000" w14:paraId="0000002B">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693757858"/>
                        <w:tag w:val="goog_rdk_283"/>
                      </w:sdtPr>
                      <w:sdtContent>
                        <w:del w:author="Monicaragavan" w:id="35" w:date="2026-09-23T08:08:22Z"/>
                        <w:sdt>
                          <w:sdtPr>
                            <w:id w:val="133607484"/>
                            <w:tag w:val="goog_rdk_284"/>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Web interface built with HTML/CSS allows users to input budgets, preferences, and images. Displays tailored AI-driven recommendations for each category.</w:delText>
                              </w:r>
                            </w:del>
                          </w:sdtContent>
                        </w:sdt>
                        <w:del w:author="Monicaragavan" w:id="35" w:date="2026-09-23T08:08:22Z"/>
                      </w:sdtContent>
                    </w:sdt>
                  </w:p>
                </w:sdtContent>
              </w:sdt>
            </w:tc>
          </w:tr>
        </w:sdtContent>
      </w:sdt>
      <w:sdt>
        <w:sdtPr>
          <w:id w:val="62393290"/>
          <w:tag w:val="goog_rdk_286"/>
        </w:sdtPr>
        <w:sdtContent>
          <w:tr>
            <w:trPr>
              <w:cantSplit w:val="0"/>
              <w:trHeight w:val="1055" w:hRule="atLeast"/>
              <w:tblHeader w:val="0"/>
              <w:del w:author="Monicaragavan" w:id="35" w:date="2026-09-23T08:08:22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1543357424"/>
                  <w:tag w:val="goog_rdk_290"/>
                </w:sdtPr>
                <w:sdtContent>
                  <w:p w:rsidR="00000000" w:rsidDel="00000000" w:rsidP="00000000" w:rsidRDefault="00000000" w:rsidRPr="00000000" w14:paraId="0000002C">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643501438"/>
                        <w:tag w:val="goog_rdk_287"/>
                      </w:sdtPr>
                      <w:sdtContent>
                        <w:del w:author="Monicaragavan" w:id="35" w:date="2026-09-23T08:08:22Z"/>
                        <w:sdt>
                          <w:sdtPr>
                            <w:id w:val="1983920496"/>
                            <w:tag w:val="goog_rdk_288"/>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Flask Backend</w:delText>
                              </w:r>
                            </w:del>
                          </w:sdtContent>
                        </w:sdt>
                        <w:del w:author="Monicaragavan" w:id="35" w:date="2026-09-23T08:08:22Z">
                          <w:sdt>
                            <w:sdtPr>
                              <w:id w:val="1718304252"/>
                              <w:tag w:val="goog_rdk_289"/>
                            </w:sdtPr>
                            <w:sdtContent>
                              <w:r w:rsidDel="00000000" w:rsidR="00000000" w:rsidRPr="00000000">
                                <w:rPr>
                                  <w:rtl w:val="0"/>
                                </w:rPr>
                              </w:r>
                            </w:sdtContent>
                          </w:sdt>
                        </w:del>
                      </w:sdtContent>
                    </w:sdt>
                  </w:p>
                </w:sdtContent>
              </w:sdt>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26209153"/>
                  <w:tag w:val="goog_rdk_299"/>
                </w:sdtPr>
                <w:sdtContent>
                  <w:p w:rsidR="00000000" w:rsidDel="00000000" w:rsidP="00000000" w:rsidRDefault="00000000" w:rsidRPr="00000000" w14:paraId="0000002D">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345137332"/>
                        <w:tag w:val="goog_rdk_291"/>
                      </w:sdtPr>
                      <w:sdtContent>
                        <w:del w:author="Monicaragavan" w:id="35" w:date="2026-09-23T08:08:22Z"/>
                        <w:sdt>
                          <w:sdtPr>
                            <w:id w:val="-1451754882"/>
                            <w:tag w:val="goog_rdk_292"/>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Manages user sessions, routes (</w:delText>
                              </w:r>
                            </w:del>
                          </w:sdtContent>
                        </w:sdt>
                        <w:del w:author="Monicaragavan" w:id="35" w:date="2026-09-23T08:08:22Z">
                          <w:sdt>
                            <w:sdtPr>
                              <w:id w:val="-2048537321"/>
                              <w:tag w:val="goog_rdk_293"/>
                            </w:sdtPr>
                            <w:sdtContent>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rPr>
                                  </w:rPrChange>
                                </w:rPr>
                                <w:delText xml:space="preserve">/generate-home</w:delText>
                              </w:r>
                            </w:sdtContent>
                          </w:sdt>
                          <w:sdt>
                            <w:sdtPr>
                              <w:id w:val="-565823962"/>
                              <w:tag w:val="goog_rdk_29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w:delText>
                              </w:r>
                            </w:sdtContent>
                          </w:sdt>
                          <w:sdt>
                            <w:sdtPr>
                              <w:id w:val="1152327511"/>
                              <w:tag w:val="goog_rdk_295"/>
                            </w:sdtPr>
                            <w:sdtContent>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rPr>
                                  </w:rPrChange>
                                </w:rPr>
                                <w:delText xml:space="preserve">/generate-party</w:delText>
                              </w:r>
                            </w:sdtContent>
                          </w:sdt>
                          <w:sdt>
                            <w:sdtPr>
                              <w:id w:val="1615307399"/>
                              <w:tag w:val="goog_rdk_29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w:delText>
                              </w:r>
                            </w:sdtContent>
                          </w:sdt>
                          <w:sdt>
                            <w:sdtPr>
                              <w:id w:val="208095135"/>
                              <w:tag w:val="goog_rdk_297"/>
                            </w:sdtPr>
                            <w:sdtContent>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rPr>
                                  </w:rPrChange>
                                </w:rPr>
                                <w:delText xml:space="preserve">/generate-jewelry</w:delText>
                              </w:r>
                            </w:sdtContent>
                          </w:sdt>
                          <w:sdt>
                            <w:sdtPr>
                              <w:id w:val="1259926495"/>
                              <w:tag w:val="goog_rdk_298"/>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and handles communication between UI and Gemini AI.</w:delText>
                              </w:r>
                            </w:sdtContent>
                          </w:sdt>
                        </w:del>
                      </w:sdtContent>
                    </w:sdt>
                  </w:p>
                </w:sdtContent>
              </w:sdt>
            </w:tc>
          </w:tr>
        </w:sdtContent>
      </w:sdt>
      <w:sdt>
        <w:sdtPr>
          <w:id w:val="368270347"/>
          <w:tag w:val="goog_rdk_300"/>
        </w:sdtPr>
        <w:sdtContent>
          <w:tr>
            <w:trPr>
              <w:cantSplit w:val="0"/>
              <w:trHeight w:val="785" w:hRule="atLeast"/>
              <w:tblHeader w:val="0"/>
              <w:del w:author="Monicaragavan" w:id="35" w:date="2026-09-23T08:08:22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220505217"/>
                  <w:tag w:val="goog_rdk_308"/>
                </w:sdtPr>
                <w:sdtContent>
                  <w:p w:rsidR="00000000" w:rsidDel="00000000" w:rsidP="00000000" w:rsidRDefault="00000000" w:rsidRPr="00000000" w14:paraId="0000002E">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76520422"/>
                        <w:tag w:val="goog_rdk_301"/>
                      </w:sdtPr>
                      <w:sdtContent>
                        <w:del w:author="Monicaragavan" w:id="35" w:date="2026-09-23T08:08:22Z"/>
                        <w:sdt>
                          <w:sdtPr>
                            <w:id w:val="-1337153376"/>
                            <w:tag w:val="goog_rdk_302"/>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Gemini AI Layer</w:delText>
                              </w:r>
                            </w:del>
                          </w:sdtContent>
                        </w:sdt>
                        <w:del w:author="Monicaragavan" w:id="35" w:date="2026-09-23T08:08:22Z"/>
                      </w:sdtContent>
                    </w:sdt>
                    <w:sdt>
                      <w:sdtPr>
                        <w:id w:val="-1188732397"/>
                        <w:tag w:val="goog_rdk_303"/>
                      </w:sdtPr>
                      <w:sdtContent>
                        <w:ins w:author="Darshan G" w:id="38" w:date="2026-09-22T15:23:22Z">
                          <w:sdt>
                            <w:sdtPr>
                              <w:id w:val="1638509469"/>
                              <w:tag w:val="goog_rdk_304"/>
                            </w:sdtPr>
                            <w:sdtContent>
                              <w:del w:author="Monicaragavan" w:id="35" w:date="2026-09-23T08:08:22Z"/>
                            </w:sdtContent>
                          </w:sdt>
                        </w:ins>
                        <w:sdt>
                          <w:sdtPr>
                            <w:id w:val="1474849145"/>
                            <w:tag w:val="goog_rdk_305"/>
                          </w:sdtPr>
                          <w:sdtContent>
                            <w:ins w:author="Darshan G" w:id="38" w:date="2026-09-22T15:23:22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 </w:delText>
                                </w:r>
                              </w:del>
                            </w:ins>
                          </w:sdtContent>
                        </w:sdt>
                        <w:ins w:author="Darshan G" w:id="38" w:date="2026-09-22T15:23:22Z">
                          <w:del w:author="Monicaragavan" w:id="35" w:date="2026-09-23T08:08:22Z"/>
                        </w:ins>
                      </w:sdtContent>
                    </w:sdt>
                    <w:sdt>
                      <w:sdtPr>
                        <w:id w:val="-874938699"/>
                        <w:tag w:val="goog_rdk_306"/>
                      </w:sdtPr>
                      <w:sdtContent>
                        <w:del w:author="Monicaragavan" w:id="35" w:date="2026-09-23T08:08:22Z"/>
                        <w:sdt>
                          <w:sdtPr>
                            <w:id w:val="1062016358"/>
                            <w:tag w:val="goog_rdk_307"/>
                          </w:sdtPr>
                          <w:sdtContent>
                            <w:del w:author="Monicaragavan" w:id="35" w:date="2026-09-23T08:08:22Z">
                              <w:r w:rsidDel="00000000" w:rsidR="00000000" w:rsidRPr="00000000">
                                <w:rPr>
                                  <w:rtl w:val="0"/>
                                </w:rPr>
                              </w:r>
                            </w:del>
                          </w:sdtContent>
                        </w:sdt>
                        <w:del w:author="Monicaragavan" w:id="35" w:date="2026-09-23T08:08:22Z"/>
                      </w:sdtContent>
                    </w:sdt>
                  </w:p>
                </w:sdtContent>
              </w:sdt>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811501317"/>
                  <w:tag w:val="goog_rdk_316"/>
                </w:sdtPr>
                <w:sdtContent>
                  <w:p w:rsidR="00000000" w:rsidDel="00000000" w:rsidP="00000000" w:rsidRDefault="00000000" w:rsidRPr="00000000" w14:paraId="0000002F">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536598989"/>
                        <w:tag w:val="goog_rdk_309"/>
                      </w:sdtPr>
                      <w:sdtContent>
                        <w:del w:author="Monicaragavan" w:id="35" w:date="2026-09-23T08:08:22Z"/>
                        <w:sdt>
                          <w:sdtPr>
                            <w:id w:val="-2115381033"/>
                            <w:tag w:val="goog_rdk_310"/>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Processes inpu</w:delText>
                              </w:r>
                            </w:del>
                          </w:sdtContent>
                        </w:sdt>
                        <w:del w:author="Monicaragavan" w:id="35" w:date="2026-09-23T08:08:22Z"/>
                      </w:sdtContent>
                    </w:sdt>
                    <w:sdt>
                      <w:sdtPr>
                        <w:id w:val="1859477039"/>
                        <w:tag w:val="goog_rdk_311"/>
                      </w:sdtPr>
                      <w:sdtContent>
                        <w:ins w:author="Kuppuraj S" w:id="39" w:date="2026-09-22T08:37:00Z">
                          <w:sdt>
                            <w:sdtPr>
                              <w:id w:val="2110830818"/>
                              <w:tag w:val="goog_rdk_312"/>
                            </w:sdtPr>
                            <w:sdtContent>
                              <w:del w:author="Monicaragavan" w:id="35" w:date="2026-09-23T08:08:22Z"/>
                            </w:sdtContent>
                          </w:sdt>
                        </w:ins>
                        <w:sdt>
                          <w:sdtPr>
                            <w:id w:val="-53899914"/>
                            <w:tag w:val="goog_rdk_313"/>
                          </w:sdtPr>
                          <w:sdtContent>
                            <w:ins w:author="Kuppuraj S" w:id="39" w:date="2026-09-22T08:37:00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Z</w:delText>
                                </w:r>
                              </w:del>
                            </w:ins>
                          </w:sdtContent>
                        </w:sdt>
                        <w:ins w:author="Kuppuraj S" w:id="39" w:date="2026-09-22T08:37:00Z">
                          <w:del w:author="Monicaragavan" w:id="35" w:date="2026-09-23T08:08:22Z"/>
                        </w:ins>
                      </w:sdtContent>
                    </w:sdt>
                    <w:sdt>
                      <w:sdtPr>
                        <w:id w:val="530254999"/>
                        <w:tag w:val="goog_rdk_314"/>
                      </w:sdtPr>
                      <w:sdtContent>
                        <w:del w:author="Monicaragavan" w:id="35" w:date="2026-09-23T08:08:22Z"/>
                        <w:sdt>
                          <w:sdtPr>
                            <w:id w:val="144240067"/>
                            <w:tag w:val="goog_rdk_31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ts using Gemini 1.5 Flash Pro to:</w:delText>
                              </w:r>
                            </w:del>
                          </w:sdtContent>
                        </w:sdt>
                        <w:del w:author="Monicaragavan" w:id="35" w:date="2026-09-23T08:08:22Z"/>
                      </w:sdtContent>
                    </w:sdt>
                  </w:p>
                </w:sdtContent>
              </w:sdt>
            </w:tc>
          </w:tr>
        </w:sdtContent>
      </w:sdt>
    </w:tbl>
    <w:sdt>
      <w:sdtPr>
        <w:id w:val="724723943"/>
        <w:tag w:val="goog_rdk_325"/>
      </w:sdtPr>
      <w:sdtContent>
        <w:p w:rsidR="00000000" w:rsidDel="00000000" w:rsidP="00000000" w:rsidRDefault="00000000" w:rsidRPr="00000000" w14:paraId="00000030">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165210869"/>
              <w:tag w:val="goog_rdk_319"/>
            </w:sdtPr>
            <w:sdtContent>
              <w:ins w:author="Pradeep" w:id="40" w:date="2026-09-22T00:04:03Z">
                <w:sdt>
                  <w:sdtPr>
                    <w:id w:val="-836608860"/>
                    <w:tag w:val="goog_rdk_320"/>
                  </w:sdtPr>
                  <w:sdtContent>
                    <w:del w:author="Monicaragavan" w:id="35" w:date="2026-09-23T08:08:22Z"/>
                  </w:sdtContent>
                </w:sdt>
              </w:ins>
              <w:sdt>
                <w:sdtPr>
                  <w:id w:val="-2022130664"/>
                  <w:tag w:val="goog_rdk_321"/>
                </w:sdtPr>
                <w:sdtContent>
                  <w:ins w:author="Pradeep" w:id="40" w:date="2026-09-22T00:04:03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w:delText>
                      </w:r>
                    </w:del>
                  </w:ins>
                </w:sdtContent>
              </w:sdt>
              <w:ins w:author="Pradeep" w:id="40" w:date="2026-09-22T00:04:03Z">
                <w:del w:author="Monicaragavan" w:id="35" w:date="2026-09-23T08:08:22Z">
                  <w:sdt>
                    <w:sdtPr>
                      <w:id w:val="673745800"/>
                      <w:tag w:val="goog_rdk_322"/>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User-frontend(user information)-backend(receive information and process)-Gemini AI(generate recommendation)-Recommendation logic-Frontend(result)-Output)</w:delText>
                      </w:r>
                    </w:sdtContent>
                  </w:sdt>
                </w:del>
              </w:ins>
            </w:sdtContent>
          </w:sdt>
          <w:sdt>
            <w:sdtPr>
              <w:id w:val="-76345294"/>
              <w:tag w:val="goog_rdk_323"/>
            </w:sdtPr>
            <w:sdtContent>
              <w:del w:author="Monicaragavan" w:id="35" w:date="2026-09-23T08:08:22Z"/>
              <w:sdt>
                <w:sdtPr>
                  <w:id w:val="-872300817"/>
                  <w:tag w:val="goog_rdk_324"/>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047427538"/>
        <w:tag w:val="goog_rdk_328"/>
      </w:sdtPr>
      <w:sdtContent>
        <w:p w:rsidR="00000000" w:rsidDel="00000000" w:rsidP="00000000" w:rsidRDefault="00000000" w:rsidRPr="00000000" w14:paraId="00000031">
          <w:pPr>
            <w:spacing w:after="280" w:before="280" w:line="240" w:lineRule="auto"/>
            <w:rPr>
              <w:del w:author="Monicaragavan" w:id="35" w:date="2026-09-23T08:08:22Z"/>
              <w:rFonts w:ascii="Cambria" w:cs="Cambria" w:eastAsia="Cambria" w:hAnsi="Cambria"/>
              <w:b w:val="1"/>
              <w:bCs w:val="1"/>
              <w:strike w:val="1"/>
              <w:rPrChange w:author="Deepii Deepa" w:id="23" w:date="2026-09-23T12:38:09Z">
                <w:rPr>
                  <w:rFonts w:ascii="Cambria" w:cs="Cambria" w:eastAsia="Cambria" w:hAnsi="Cambria"/>
                  <w:sz w:val="24"/>
                  <w:szCs w:val="24"/>
                </w:rPr>
              </w:rPrChange>
            </w:rPr>
          </w:pPr>
          <w:sdt>
            <w:sdtPr>
              <w:id w:val="-888472985"/>
              <w:tag w:val="goog_rdk_326"/>
            </w:sdtPr>
            <w:sdtContent>
              <w:del w:author="Monicaragavan" w:id="35" w:date="2026-09-23T08:08:22Z"/>
              <w:sdt>
                <w:sdtPr>
                  <w:id w:val="-228061361"/>
                  <w:tag w:val="goog_rdk_327"/>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49145067"/>
        <w:tag w:val="goog_rdk_336"/>
      </w:sdtPr>
      <w:sdtContent>
        <w:p w:rsidR="00000000" w:rsidDel="00000000" w:rsidP="00000000" w:rsidRDefault="00000000" w:rsidRPr="00000000" w14:paraId="00000032">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2110518794"/>
              <w:tag w:val="goog_rdk_331"/>
            </w:sdtPr>
            <w:sdtContent>
              <w:ins w:author="Anonymous" w:id="41" w:date="2026-09-23T05:22:04Z">
                <w:sdt>
                  <w:sdtPr>
                    <w:id w:val="511712011"/>
                    <w:tag w:val="goog_rdk_332"/>
                  </w:sdtPr>
                  <w:sdtContent>
                    <w:del w:author="Monicaragavan" w:id="35" w:date="2026-09-23T08:08:22Z"/>
                  </w:sdtContent>
                </w:sdt>
              </w:ins>
              <w:sdt>
                <w:sdtPr>
                  <w:id w:val="-1973108147"/>
                  <w:tag w:val="goog_rdk_333"/>
                </w:sdtPr>
                <w:sdtContent>
                  <w:ins w:author="Anonymous" w:id="41" w:date="2026-09-23T05:22:0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w:delText>
                      </w:r>
                    </w:del>
                  </w:ins>
                </w:sdtContent>
              </w:sdt>
              <w:ins w:author="Anonymous" w:id="41" w:date="2026-09-23T05:22:04Z">
                <w:del w:author="Monicaragavan" w:id="35" w:date="2026-09-23T08:08:22Z"/>
              </w:ins>
            </w:sdtContent>
          </w:sdt>
          <w:sdt>
            <w:sdtPr>
              <w:id w:val="-113547111"/>
              <w:tag w:val="goog_rdk_334"/>
            </w:sdtPr>
            <w:sdtContent>
              <w:del w:author="Monicaragavan" w:id="35" w:date="2026-09-23T08:08:22Z"/>
              <w:sdt>
                <w:sdtPr>
                  <w:id w:val="-1994926229"/>
                  <w:tag w:val="goog_rdk_33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000845581"/>
        <w:tag w:val="goog_rdk_344"/>
      </w:sdtPr>
      <w:sdtContent>
        <w:p w:rsidR="00000000" w:rsidDel="00000000" w:rsidP="00000000" w:rsidRDefault="00000000" w:rsidRPr="00000000" w14:paraId="00000033">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1471269504"/>
              <w:tag w:val="goog_rdk_339"/>
            </w:sdtPr>
            <w:sdtContent>
              <w:ins w:author="Dhanush Surya" w:id="42" w:date="2026-09-23T09:26:24Z">
                <w:sdt>
                  <w:sdtPr>
                    <w:id w:val="2128814604"/>
                    <w:tag w:val="goog_rdk_340"/>
                  </w:sdtPr>
                  <w:sdtContent>
                    <w:del w:author="Monicaragavan" w:id="35" w:date="2026-09-23T08:08:22Z"/>
                  </w:sdtContent>
                </w:sdt>
              </w:ins>
              <w:sdt>
                <w:sdtPr>
                  <w:id w:val="1622734701"/>
                  <w:tag w:val="goog_rdk_341"/>
                </w:sdtPr>
                <w:sdtContent>
                  <w:ins w:author="Dhanush Surya" w:id="42" w:date="2026-09-23T09:26:2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a</w:delText>
                      </w:r>
                    </w:del>
                  </w:ins>
                </w:sdtContent>
              </w:sdt>
              <w:ins w:author="Dhanush Surya" w:id="42" w:date="2026-09-23T09:26:24Z">
                <w:del w:author="Monicaragavan" w:id="35" w:date="2026-09-23T08:08:22Z"/>
              </w:ins>
            </w:sdtContent>
          </w:sdt>
          <w:sdt>
            <w:sdtPr>
              <w:id w:val="-175534177"/>
              <w:tag w:val="goog_rdk_342"/>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734050" cy="1653857"/>
                      <wp:effectExtent b="0" l="0" r="0" t="0"/>
                      <wp:docPr id="16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4050" cy="1653857"/>
                              </a:xfrm>
                              <a:prstGeom prst="rect"/>
                              <a:ln/>
                            </pic:spPr>
                          </pic:pic>
                        </a:graphicData>
                      </a:graphic>
                    </wp:inline>
                  </w:drawing>
                </w:r>
              </w:del>
              <w:sdt>
                <w:sdtPr>
                  <w:id w:val="-1432537376"/>
                  <w:tag w:val="goog_rdk_34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272687207"/>
        <w:tag w:val="goog_rdk_351"/>
      </w:sdtPr>
      <w:sdtContent>
        <w:p w:rsidR="00000000" w:rsidDel="00000000" w:rsidP="00000000" w:rsidRDefault="00000000" w:rsidRPr="00000000" w14:paraId="00000034">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1056812415"/>
              <w:tag w:val="goog_rdk_345"/>
            </w:sdtPr>
            <w:sdtContent>
              <w:del w:author="Monicaragavan" w:id="35" w:date="2026-09-23T08:08:22Z"/>
              <w:sdt>
                <w:sdtPr>
                  <w:id w:val="-1960474657"/>
                  <w:tag w:val="goog_rdk_346"/>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Pre-requisites</w:delText>
                    </w:r>
                  </w:del>
                </w:sdtContent>
              </w:sdt>
              <w:del w:author="Monicaragavan" w:id="35" w:date="2026-09-23T08:08:22Z"/>
            </w:sdtContent>
          </w:sdt>
          <w:sdt>
            <w:sdtPr>
              <w:id w:val="2048954168"/>
              <w:tag w:val="goog_rdk_347"/>
            </w:sdtPr>
            <w:sdtContent>
              <w:ins w:author="Abi Kutty" w:id="43" w:date="2026-09-22T07:32:07Z">
                <w:sdt>
                  <w:sdtPr>
                    <w:id w:val="1261544360"/>
                    <w:tag w:val="goog_rdk_348"/>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drawing>
                          <wp:inline distB="114300" distT="114300" distL="114300" distR="114300">
                            <wp:extent cx="304800" cy="304800"/>
                            <wp:effectExtent b="0" l="0" r="0" t="0"/>
                            <wp:docPr descr="Pradeep" id="146" name="image1.png"/>
                            <a:graphic>
                              <a:graphicData uri="http://schemas.openxmlformats.org/drawingml/2006/picture">
                                <pic:pic>
                                  <pic:nvPicPr>
                                    <pic:cNvPr descr="Pradeep" id="0" name="image1.png"/>
                                    <pic:cNvPicPr preferRelativeResize="0"/>
                                  </pic:nvPicPr>
                                  <pic:blipFill>
                                    <a:blip r:embed="rId9"/>
                                    <a:srcRect b="0" l="0" r="0" t="0"/>
                                    <a:stretch>
                                      <a:fillRect/>
                                    </a:stretch>
                                  </pic:blipFill>
                                  <pic:spPr>
                                    <a:xfrm>
                                      <a:off x="0" y="0"/>
                                      <a:ext cx="304800" cy="304800"/>
                                    </a:xfrm>
                                    <a:prstGeom prst="rect"/>
                                    <a:ln/>
                                  </pic:spPr>
                                </pic:pic>
                              </a:graphicData>
                            </a:graphic>
                          </wp:inline>
                        </w:drawing>
                      </w:r>
                    </w:del>
                  </w:sdtContent>
                </w:sdt>
              </w:ins>
            </w:sdtContent>
          </w:sdt>
          <w:sdt>
            <w:sdtPr>
              <w:id w:val="2073678570"/>
              <w:tag w:val="goog_rdk_349"/>
            </w:sdtPr>
            <w:sdtContent>
              <w:del w:author="Monicaragavan" w:id="35" w:date="2026-09-23T08:08:22Z"/>
              <w:sdt>
                <w:sdtPr>
                  <w:id w:val="440149679"/>
                  <w:tag w:val="goog_rdk_35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480957378"/>
        <w:tag w:val="goog_rdk_356"/>
      </w:sdtPr>
      <w:sdtContent>
        <w:p w:rsidR="00000000" w:rsidDel="00000000" w:rsidP="00000000" w:rsidRDefault="00000000" w:rsidRPr="00000000" w14:paraId="00000035">
          <w:pPr>
            <w:numPr>
              <w:ilvl w:val="0"/>
              <w:numId w:val="1"/>
            </w:numPr>
            <w:spacing w:after="0" w:before="280" w:line="240" w:lineRule="auto"/>
            <w:ind w:left="720" w:hanging="360"/>
            <w:rPr>
              <w:del w:author="Monicaragavan" w:id="35" w:date="2026-09-23T08:08:22Z"/>
              <w:rFonts w:ascii="Cambria" w:cs="Cambria" w:eastAsia="Cambria" w:hAnsi="Cambria"/>
              <w:sz w:val="24"/>
              <w:szCs w:val="24"/>
              <w:rPrChange w:author="Naran" w:id="44" w:date="2026-09-22T15:47:25Z">
                <w:rPr>
                  <w:rFonts w:ascii="Cambria" w:cs="Cambria" w:eastAsia="Cambria" w:hAnsi="Cambria"/>
                  <w:sz w:val="24"/>
                  <w:szCs w:val="24"/>
                </w:rPr>
              </w:rPrChange>
            </w:rPr>
            <w:pPrChange w:author="Naran" w:id="0" w:date="2026-09-22T15:47:25Z">
              <w:pPr>
                <w:numPr>
                  <w:ilvl w:val="0"/>
                  <w:numId w:val="13"/>
                </w:numPr>
                <w:spacing w:after="0" w:before="280" w:line="240" w:lineRule="auto"/>
                <w:ind w:left="720" w:hanging="360"/>
              </w:pPr>
            </w:pPrChange>
          </w:pPr>
          <w:sdt>
            <w:sdtPr>
              <w:id w:val="-1975634799"/>
              <w:tag w:val="goog_rdk_352"/>
            </w:sdtPr>
            <w:sdtContent>
              <w:del w:author="Monicaragavan" w:id="35" w:date="2026-09-23T08:08:22Z"/>
              <w:sdt>
                <w:sdtPr>
                  <w:id w:val="580037090"/>
                  <w:tag w:val="goog_rdk_353"/>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IBM Cloud Account Setup: </w:delText>
                    </w:r>
                  </w:del>
                </w:sdtContent>
              </w:sdt>
              <w:del w:author="Monicaragavan" w:id="35" w:date="2026-09-23T08:08:22Z">
                <w:r w:rsidDel="00000000" w:rsidR="00000000" w:rsidRPr="00000000">
                  <w:fldChar w:fldCharType="begin"/>
                </w:r>
                <w:r w:rsidDel="00000000" w:rsidR="00000000" w:rsidRPr="00000000">
                  <w:delInstrText xml:space="preserve">HYPERLINK "https://cloud.ibm.com/"</w:delInstrText>
                </w:r>
                <w:r w:rsidDel="00000000" w:rsidR="00000000" w:rsidRPr="00000000">
                  <w:fldChar w:fldCharType="separate"/>
                </w:r>
                <w:sdt>
                  <w:sdtPr>
                    <w:id w:val="-2079076604"/>
                    <w:tag w:val="goog_rdk_35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color w:val="2e75b5"/>
                            <w:sz w:val="24"/>
                            <w:szCs w:val="24"/>
                            <w:u w:val="single"/>
                          </w:rPr>
                        </w:rPrChange>
                      </w:rPr>
                      <w:delText xml:space="preserve">IBM Cloud Console</w:delText>
                    </w:r>
                  </w:sdtContent>
                </w:sdt>
                <w:r w:rsidDel="00000000" w:rsidR="00000000" w:rsidRPr="00000000">
                  <w:fldChar w:fldCharType="end"/>
                </w:r>
                <w:sdt>
                  <w:sdtPr>
                    <w:id w:val="-638205761"/>
                    <w:tag w:val="goog_rdk_355"/>
                  </w:sdtPr>
                  <w:sdtContent>
                    <w:r w:rsidDel="00000000" w:rsidR="00000000" w:rsidRPr="00000000">
                      <w:rPr>
                        <w:rtl w:val="0"/>
                      </w:rPr>
                    </w:r>
                  </w:sdtContent>
                </w:sdt>
              </w:del>
            </w:sdtContent>
          </w:sdt>
        </w:p>
      </w:sdtContent>
    </w:sdt>
    <w:sdt>
      <w:sdtPr>
        <w:id w:val="-129132090"/>
        <w:tag w:val="goog_rdk_363"/>
      </w:sdtPr>
      <w:sdtContent>
        <w:p w:rsidR="00000000" w:rsidDel="00000000" w:rsidP="00000000" w:rsidRDefault="00000000" w:rsidRPr="00000000" w14:paraId="00000036">
          <w:pPr>
            <w:numPr>
              <w:ilvl w:val="0"/>
              <w:numId w:val="1"/>
            </w:numPr>
            <w:spacing w:after="0" w:before="0" w:line="240" w:lineRule="auto"/>
            <w:ind w:left="720" w:hanging="360"/>
            <w:rPr>
              <w:ins w:author="sanjevv BABL" w:id="45" w:date="2026-09-22T10:11:56Z"/>
              <w:del w:author="Monicaragavan" w:id="35" w:date="2026-09-23T08:08:22Z"/>
              <w:rFonts w:ascii="Cambria" w:cs="Cambria" w:eastAsia="Cambria" w:hAnsi="Cambria"/>
              <w:sz w:val="24"/>
              <w:szCs w:val="24"/>
              <w:rPrChange w:author="Naran" w:id="44" w:date="2026-09-22T15:47:25Z">
                <w:rPr>
                  <w:rFonts w:ascii="Cambria" w:cs="Cambria" w:eastAsia="Cambria" w:hAnsi="Cambria"/>
                  <w:sz w:val="24"/>
                  <w:szCs w:val="24"/>
                </w:rPr>
              </w:rPrChange>
            </w:rPr>
            <w:pPrChange w:author="Naran" w:id="0" w:date="2026-09-22T15:47:25Z">
              <w:pPr>
                <w:numPr>
                  <w:ilvl w:val="0"/>
                  <w:numId w:val="13"/>
                </w:numPr>
                <w:spacing w:after="0" w:before="0" w:line="240" w:lineRule="auto"/>
                <w:ind w:left="720" w:hanging="360"/>
              </w:pPr>
            </w:pPrChange>
          </w:pPr>
          <w:sdt>
            <w:sdtPr>
              <w:id w:val="1611474105"/>
              <w:tag w:val="goog_rdk_357"/>
            </w:sdtPr>
            <w:sdtContent>
              <w:del w:author="Monicaragavan" w:id="35" w:date="2026-09-23T08:08:22Z"/>
              <w:sdt>
                <w:sdtPr>
                  <w:id w:val="39441021"/>
                  <w:tag w:val="goog_rdk_358"/>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Watsonx Access and Configuration: </w:delText>
                    </w:r>
                  </w:del>
                </w:sdtContent>
              </w:sdt>
              <w:del w:author="Monicaragavan" w:id="35" w:date="2026-09-23T08:08:22Z">
                <w:sdt>
                  <w:sdtPr>
                    <w:id w:val="516354026"/>
                    <w:tag w:val="goog_rdk_359"/>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color w:val="2e75b5"/>
                            <w:sz w:val="24"/>
                            <w:szCs w:val="24"/>
                          </w:rPr>
                        </w:rPrChange>
                      </w:rPr>
                      <w:delText xml:space="preserve">Watsonx Overview</w:delText>
                    </w:r>
                  </w:sdtContent>
                </w:sdt>
              </w:del>
            </w:sdtContent>
          </w:sdt>
          <w:sdt>
            <w:sdtPr>
              <w:id w:val="451403113"/>
              <w:tag w:val="goog_rdk_360"/>
            </w:sdtPr>
            <w:sdtContent>
              <w:ins w:author="sanjevv BABL" w:id="45" w:date="2026-09-22T10:11:56Z">
                <w:sdt>
                  <w:sdtPr>
                    <w:id w:val="-2017163165"/>
                    <w:tag w:val="goog_rdk_361"/>
                  </w:sdtPr>
                  <w:sdtContent>
                    <w:del w:author="Monicaragavan" w:id="35" w:date="2026-09-23T08:08:22Z"/>
                  </w:sdtContent>
                </w:sdt>
              </w:ins>
              <w:sdt>
                <w:sdtPr>
                  <w:id w:val="285481798"/>
                  <w:tag w:val="goog_rdk_362"/>
                </w:sdtPr>
                <w:sdtContent>
                  <w:ins w:author="sanjevv BABL" w:id="45" w:date="2026-09-22T10:11:56Z">
                    <w:del w:author="Monicaragavan" w:id="35" w:date="2026-09-23T08:08:22Z">
                      <w:r w:rsidDel="00000000" w:rsidR="00000000" w:rsidRPr="00000000">
                        <w:rPr>
                          <w:rtl w:val="0"/>
                        </w:rPr>
                      </w:r>
                    </w:del>
                  </w:ins>
                </w:sdtContent>
              </w:sdt>
              <w:ins w:author="sanjevv BABL" w:id="45" w:date="2026-09-22T10:11:56Z">
                <w:del w:author="Monicaragavan" w:id="35" w:date="2026-09-23T08:08:22Z"/>
              </w:ins>
            </w:sdtContent>
          </w:sdt>
        </w:p>
      </w:sdtContent>
    </w:sdt>
    <w:sdt>
      <w:sdtPr>
        <w:id w:val="1151142743"/>
        <w:tag w:val="goog_rdk_367"/>
      </w:sdtPr>
      <w:sdtContent>
        <w:p w:rsidR="00000000" w:rsidDel="00000000" w:rsidP="00000000" w:rsidRDefault="00000000" w:rsidRPr="00000000" w14:paraId="00000037">
          <w:pPr>
            <w:numPr>
              <w:ilvl w:val="0"/>
              <w:numId w:val="1"/>
            </w:numPr>
            <w:spacing w:after="0" w:before="0" w:line="240" w:lineRule="auto"/>
            <w:ind w:left="720" w:hanging="360"/>
            <w:rPr>
              <w:del w:author="Monicaragavan" w:id="35" w:date="2026-09-23T08:08:22Z"/>
              <w:rFonts w:ascii="Cambria" w:cs="Cambria" w:eastAsia="Cambria" w:hAnsi="Cambria"/>
              <w:sz w:val="24"/>
              <w:szCs w:val="24"/>
              <w:rPrChange w:author="Naran" w:id="44" w:date="2026-09-22T15:47:25Z">
                <w:rPr>
                  <w:rFonts w:ascii="Cambria" w:cs="Cambria" w:eastAsia="Cambria" w:hAnsi="Cambria"/>
                  <w:sz w:val="24"/>
                  <w:szCs w:val="24"/>
                </w:rPr>
              </w:rPrChange>
            </w:rPr>
            <w:pPrChange w:author="Naran" w:id="0" w:date="2026-09-22T15:47:25Z">
              <w:pPr>
                <w:numPr>
                  <w:ilvl w:val="0"/>
                  <w:numId w:val="13"/>
                </w:numPr>
                <w:spacing w:after="0" w:before="0" w:line="240" w:lineRule="auto"/>
                <w:ind w:left="720" w:hanging="360"/>
              </w:pPr>
            </w:pPrChange>
          </w:pPr>
          <w:sdt>
            <w:sdtPr>
              <w:id w:val="-161418248"/>
              <w:tag w:val="goog_rdk_365"/>
            </w:sdtPr>
            <w:sdtContent>
              <w:del w:author="Monicaragavan" w:id="35" w:date="2026-09-23T08:08:22Z"/>
              <w:sdt>
                <w:sdtPr>
                  <w:id w:val="1439512058"/>
                  <w:tag w:val="goog_rdk_36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882571457"/>
        <w:tag w:val="goog_rdk_372"/>
      </w:sdtPr>
      <w:sdtContent>
        <w:p w:rsidR="00000000" w:rsidDel="00000000" w:rsidP="00000000" w:rsidRDefault="00000000" w:rsidRPr="00000000" w14:paraId="00000038">
          <w:pPr>
            <w:numPr>
              <w:ilvl w:val="0"/>
              <w:numId w:val="1"/>
            </w:numPr>
            <w:spacing w:after="0" w:before="0" w:line="240" w:lineRule="auto"/>
            <w:ind w:left="720" w:hanging="360"/>
            <w:rPr>
              <w:del w:author="Monicaragavan" w:id="35" w:date="2026-09-23T08:08:22Z"/>
              <w:rFonts w:ascii="Cambria" w:cs="Cambria" w:eastAsia="Cambria" w:hAnsi="Cambria"/>
              <w:sz w:val="24"/>
              <w:szCs w:val="24"/>
              <w:rPrChange w:author="Naran" w:id="44" w:date="2026-09-22T15:47:25Z">
                <w:rPr>
                  <w:rFonts w:ascii="Cambria" w:cs="Cambria" w:eastAsia="Cambria" w:hAnsi="Cambria"/>
                  <w:sz w:val="24"/>
                  <w:szCs w:val="24"/>
                </w:rPr>
              </w:rPrChange>
            </w:rPr>
            <w:pPrChange w:author="Naran" w:id="0" w:date="2026-09-22T15:47:25Z">
              <w:pPr>
                <w:numPr>
                  <w:ilvl w:val="0"/>
                  <w:numId w:val="13"/>
                </w:numPr>
                <w:spacing w:after="0" w:before="0" w:line="240" w:lineRule="auto"/>
                <w:ind w:left="720" w:hanging="360"/>
              </w:pPr>
            </w:pPrChange>
          </w:pPr>
          <w:sdt>
            <w:sdtPr>
              <w:id w:val="1522038684"/>
              <w:tag w:val="goog_rdk_368"/>
            </w:sdtPr>
            <w:sdtContent>
              <w:del w:author="Monicaragavan" w:id="35" w:date="2026-09-23T08:08:22Z"/>
              <w:sdt>
                <w:sdtPr>
                  <w:id w:val="337348913"/>
                  <w:tag w:val="goog_rdk_369"/>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Python Basics: </w:delText>
                    </w:r>
                  </w:del>
                </w:sdtContent>
              </w:sdt>
              <w:del w:author="Monicaragavan" w:id="35" w:date="2026-09-23T08:08:22Z">
                <w:r w:rsidDel="00000000" w:rsidR="00000000" w:rsidRPr="00000000">
                  <w:fldChar w:fldCharType="begin"/>
                </w:r>
                <w:r w:rsidDel="00000000" w:rsidR="00000000" w:rsidRPr="00000000">
                  <w:delInstrText xml:space="preserve">HYPERLINK "https://www.python.org/"</w:delInstrText>
                </w:r>
                <w:r w:rsidDel="00000000" w:rsidR="00000000" w:rsidRPr="00000000">
                  <w:fldChar w:fldCharType="separate"/>
                </w:r>
                <w:sdt>
                  <w:sdtPr>
                    <w:id w:val="1921251475"/>
                    <w:tag w:val="goog_rdk_370"/>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color w:val="2e75b5"/>
                            <w:sz w:val="24"/>
                            <w:szCs w:val="24"/>
                            <w:u w:val="single"/>
                          </w:rPr>
                        </w:rPrChange>
                      </w:rPr>
                      <w:delText xml:space="preserve">Python.org</w:delText>
                    </w:r>
                  </w:sdtContent>
                </w:sdt>
                <w:r w:rsidDel="00000000" w:rsidR="00000000" w:rsidRPr="00000000">
                  <w:fldChar w:fldCharType="end"/>
                </w:r>
                <w:sdt>
                  <w:sdtPr>
                    <w:id w:val="-757529994"/>
                    <w:tag w:val="goog_rdk_371"/>
                  </w:sdtPr>
                  <w:sdtContent>
                    <w:r w:rsidDel="00000000" w:rsidR="00000000" w:rsidRPr="00000000">
                      <w:rPr>
                        <w:rtl w:val="0"/>
                      </w:rPr>
                    </w:r>
                  </w:sdtContent>
                </w:sdt>
              </w:del>
            </w:sdtContent>
          </w:sdt>
        </w:p>
      </w:sdtContent>
    </w:sdt>
    <w:sdt>
      <w:sdtPr>
        <w:id w:val="-1528909419"/>
        <w:tag w:val="goog_rdk_377"/>
      </w:sdtPr>
      <w:sdtContent>
        <w:p w:rsidR="00000000" w:rsidDel="00000000" w:rsidP="00000000" w:rsidRDefault="00000000" w:rsidRPr="00000000" w14:paraId="00000039">
          <w:pPr>
            <w:numPr>
              <w:ilvl w:val="0"/>
              <w:numId w:val="1"/>
            </w:numPr>
            <w:spacing w:after="280" w:before="0" w:line="240" w:lineRule="auto"/>
            <w:ind w:left="720" w:hanging="360"/>
            <w:rPr>
              <w:del w:author="Monicaragavan" w:id="35" w:date="2026-09-23T08:08:22Z"/>
              <w:rFonts w:ascii="Cambria" w:cs="Cambria" w:eastAsia="Cambria" w:hAnsi="Cambria"/>
              <w:sz w:val="24"/>
              <w:szCs w:val="24"/>
              <w:rPrChange w:author="Naran" w:id="44" w:date="2026-09-22T15:47:25Z">
                <w:rPr>
                  <w:rFonts w:ascii="Cambria" w:cs="Cambria" w:eastAsia="Cambria" w:hAnsi="Cambria"/>
                  <w:sz w:val="24"/>
                  <w:szCs w:val="24"/>
                </w:rPr>
              </w:rPrChange>
            </w:rPr>
            <w:pPrChange w:author="Naran" w:id="0" w:date="2026-09-22T15:47:25Z">
              <w:pPr>
                <w:numPr>
                  <w:ilvl w:val="0"/>
                  <w:numId w:val="13"/>
                </w:numPr>
                <w:spacing w:after="280" w:before="0" w:line="240" w:lineRule="auto"/>
                <w:ind w:left="720" w:hanging="360"/>
              </w:pPr>
            </w:pPrChange>
          </w:pPr>
          <w:sdt>
            <w:sdtPr>
              <w:id w:val="-1729577252"/>
              <w:tag w:val="goog_rdk_373"/>
            </w:sdtPr>
            <w:sdtContent>
              <w:del w:author="Monicaragavan" w:id="35" w:date="2026-09-23T08:08:22Z"/>
              <w:sdt>
                <w:sdtPr>
                  <w:id w:val="1371111991"/>
                  <w:tag w:val="goog_rdk_374"/>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FastAPI Framework: </w:delText>
                    </w:r>
                  </w:del>
                </w:sdtContent>
              </w:sdt>
              <w:del w:author="Monicaragavan" w:id="35" w:date="2026-09-23T08:08:22Z">
                <w:sdt>
                  <w:sdtPr>
                    <w:id w:val="91550933"/>
                    <w:tag w:val="goog_rdk_375"/>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color w:val="2e75b5"/>
                            <w:sz w:val="24"/>
                            <w:szCs w:val="24"/>
                          </w:rPr>
                        </w:rPrChange>
                      </w:rPr>
                      <w:delText xml:space="preserve">FastAPI Docs </w:delText>
                    </w:r>
                  </w:sdtContent>
                </w:sdt>
                <w:sdt>
                  <w:sdtPr>
                    <w:id w:val="-1826253702"/>
                    <w:tag w:val="goog_rdk_376"/>
                  </w:sdtPr>
                  <w:sdtContent>
                    <w:r w:rsidDel="00000000" w:rsidR="00000000" w:rsidRPr="00000000">
                      <w:rPr>
                        <w:rtl w:val="0"/>
                      </w:rPr>
                    </w:r>
                  </w:sdtContent>
                </w:sdt>
              </w:del>
            </w:sdtContent>
          </w:sdt>
        </w:p>
      </w:sdtContent>
    </w:sdt>
    <w:sdt>
      <w:sdtPr>
        <w:id w:val="-1524094168"/>
        <w:tag w:val="goog_rdk_385"/>
      </w:sdtPr>
      <w:sdtContent>
        <w:p w:rsidR="00000000" w:rsidDel="00000000" w:rsidP="00000000" w:rsidRDefault="00000000" w:rsidRPr="00000000" w14:paraId="0000003A">
          <w:pPr>
            <w:spacing w:after="280" w:before="0" w:line="240" w:lineRule="auto"/>
            <w:ind w:left="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1949239029"/>
              <w:tag w:val="goog_rdk_380"/>
            </w:sdtPr>
            <w:sdtContent>
              <w:ins w:author="Pradeep" w:id="46" w:date="2026-09-22T00:06:02Z">
                <w:sdt>
                  <w:sdtPr>
                    <w:id w:val="577117083"/>
                    <w:tag w:val="goog_rdk_381"/>
                  </w:sdtPr>
                  <w:sdtContent>
                    <w:del w:author="Monicaragavan" w:id="35" w:date="2026-09-23T08:08:22Z"/>
                  </w:sdtContent>
                </w:sdt>
              </w:ins>
              <w:sdt>
                <w:sdtPr>
                  <w:id w:val="-218107673"/>
                  <w:tag w:val="goog_rdk_382"/>
                </w:sdtPr>
                <w:sdtContent>
                  <w:ins w:author="Pradeep" w:id="46" w:date="2026-09-22T00:06:02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(What are the things needed for the project)</w:delText>
                      </w:r>
                    </w:del>
                  </w:ins>
                </w:sdtContent>
              </w:sdt>
              <w:ins w:author="Pradeep" w:id="46" w:date="2026-09-22T00:06:02Z">
                <w:del w:author="Monicaragavan" w:id="35" w:date="2026-09-23T08:08:22Z"/>
              </w:ins>
            </w:sdtContent>
          </w:sdt>
          <w:sdt>
            <w:sdtPr>
              <w:id w:val="-420907704"/>
              <w:tag w:val="goog_rdk_383"/>
            </w:sdtPr>
            <w:sdtContent>
              <w:del w:author="Monicaragavan" w:id="35" w:date="2026-09-23T08:08:22Z"/>
              <w:sdt>
                <w:sdtPr>
                  <w:id w:val="737344790"/>
                  <w:tag w:val="goog_rdk_384"/>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077803235"/>
        <w:tag w:val="goog_rdk_393"/>
      </w:sdtPr>
      <w:sdtContent>
        <w:p w:rsidR="00000000" w:rsidDel="00000000" w:rsidP="00000000" w:rsidRDefault="00000000" w:rsidRPr="00000000" w14:paraId="0000003B">
          <w:pPr>
            <w:spacing w:after="280" w:before="0" w:line="240" w:lineRule="auto"/>
            <w:ind w:left="0" w:firstLine="0"/>
            <w:rPr>
              <w:del w:author="Monicaragavan" w:id="35" w:date="2026-09-23T08:08:22Z"/>
              <w:rFonts w:ascii="Cambria" w:cs="Cambria" w:eastAsia="Cambria" w:hAnsi="Cambria"/>
              <w:b w:val="1"/>
              <w:bCs w:val="1"/>
              <w:strike w:val="1"/>
              <w:u w:val="single"/>
              <w:rPrChange w:author="Aafreen S" w:id="4" w:date="2026-09-23T12:46:07Z">
                <w:rPr/>
              </w:rPrChange>
            </w:rPr>
          </w:pPr>
          <w:sdt>
            <w:sdtPr>
              <w:id w:val="1189555387"/>
              <w:tag w:val="goog_rdk_386"/>
            </w:sdtPr>
            <w:sdtContent>
              <w:del w:author="Monicaragavan" w:id="35" w:date="2026-09-23T08:08:22Z"/>
              <w:sdt>
                <w:sdtPr>
                  <w:id w:val="-1717221613"/>
                  <w:tag w:val="goog_rdk_387"/>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color w:val="000000"/>
                            <w:sz w:val="24"/>
                            <w:szCs w:val="24"/>
                          </w:rPr>
                        </w:rPrChange>
                      </w:rPr>
                      <w:delText xml:space="preserve">Project Workflow</w:delText>
                    </w:r>
                  </w:del>
                </w:sdtContent>
              </w:sdt>
              <w:del w:author="Monicaragavan" w:id="35" w:date="2026-09-23T08:08:22Z"/>
            </w:sdtContent>
          </w:sdt>
          <w:sdt>
            <w:sdtPr>
              <w:id w:val="1057107440"/>
              <w:tag w:val="goog_rdk_388"/>
            </w:sdtPr>
            <w:sdtContent>
              <w:ins w:author="Pradeep" w:id="47" w:date="2026-09-22T00:06:45Z">
                <w:sdt>
                  <w:sdtPr>
                    <w:id w:val="1278282134"/>
                    <w:tag w:val="goog_rdk_389"/>
                  </w:sdtPr>
                  <w:sdtContent>
                    <w:del w:author="Monicaragavan" w:id="35" w:date="2026-09-23T08:08:22Z"/>
                  </w:sdtContent>
                </w:sdt>
              </w:ins>
              <w:sdt>
                <w:sdtPr>
                  <w:id w:val="-1554111698"/>
                  <w:tag w:val="goog_rdk_390"/>
                </w:sdtPr>
                <w:sdtContent>
                  <w:ins w:author="Pradeep" w:id="47" w:date="2026-09-22T00:06:45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color w:val="000000"/>
                              <w:sz w:val="24"/>
                              <w:szCs w:val="24"/>
                            </w:rPr>
                          </w:rPrChange>
                        </w:rPr>
                        <w:delText xml:space="preserve">(setup AI connection)</w:delText>
                      </w:r>
                    </w:del>
                  </w:ins>
                </w:sdtContent>
              </w:sdt>
              <w:ins w:author="Pradeep" w:id="47" w:date="2026-09-22T00:06:45Z">
                <w:del w:author="Monicaragavan" w:id="35" w:date="2026-09-23T08:08:22Z"/>
              </w:ins>
            </w:sdtContent>
          </w:sdt>
          <w:sdt>
            <w:sdtPr>
              <w:id w:val="-1852091147"/>
              <w:tag w:val="goog_rdk_391"/>
            </w:sdtPr>
            <w:sdtContent>
              <w:del w:author="Monicaragavan" w:id="35" w:date="2026-09-23T08:08:22Z"/>
              <w:sdt>
                <w:sdtPr>
                  <w:id w:val="-1286307303"/>
                  <w:tag w:val="goog_rdk_39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436892375"/>
        <w:tag w:val="goog_rdk_396"/>
      </w:sdtPr>
      <w:sdtContent>
        <w:p w:rsidR="00000000" w:rsidDel="00000000" w:rsidP="00000000" w:rsidRDefault="00000000" w:rsidRPr="00000000" w14:paraId="0000003C">
          <w:pPr>
            <w:pStyle w:val="Heading3"/>
            <w:spacing w:after="280" w:before="280" w:lineRule="auto"/>
            <w:ind w:left="720" w:hanging="36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2"/>
                  <w:szCs w:val="22"/>
                </w:rPr>
              </w:rPrChange>
            </w:rPr>
          </w:pPr>
          <w:sdt>
            <w:sdtPr>
              <w:id w:val="832708533"/>
              <w:tag w:val="goog_rdk_394"/>
            </w:sdtPr>
            <w:sdtContent>
              <w:del w:author="Monicaragavan" w:id="35" w:date="2026-09-23T08:08:22Z"/>
              <w:sdt>
                <w:sdtPr>
                  <w:id w:val="1835194723"/>
                  <w:tag w:val="goog_rdk_39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2"/>
                            <w:szCs w:val="22"/>
                          </w:rPr>
                        </w:rPrChange>
                      </w:rPr>
                      <w:delText xml:space="preserve">1. Gemini AI Setup &amp; Initialization</w:delText>
                    </w:r>
                  </w:del>
                </w:sdtContent>
              </w:sdt>
              <w:del w:author="Monicaragavan" w:id="35" w:date="2026-09-23T08:08:22Z">
                <w:bookmarkStart w:colFirst="0" w:colLast="0" w:name="_heading=h.p39d08p0t8sa" w:id="3"/>
                <w:bookmarkEnd w:id="3"/>
              </w:del>
            </w:sdtContent>
          </w:sdt>
        </w:p>
      </w:sdtContent>
    </w:sdt>
    <w:sdt>
      <w:sdtPr>
        <w:id w:val="1894005315"/>
        <w:tag w:val="goog_rdk_400"/>
      </w:sdtPr>
      <w:sdtContent>
        <w:p w:rsidR="00000000" w:rsidDel="00000000" w:rsidP="00000000" w:rsidRDefault="00000000" w:rsidRPr="00000000" w14:paraId="0000003D">
          <w:pPr>
            <w:numPr>
              <w:ilvl w:val="0"/>
              <w:numId w:val="22"/>
            </w:numPr>
            <w:spacing w:after="0" w:before="24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22"/>
                </w:numPr>
                <w:spacing w:after="0" w:before="240" w:line="240" w:lineRule="auto"/>
                <w:ind w:left="720" w:hanging="360"/>
              </w:pPr>
            </w:pPrChange>
          </w:pPr>
          <w:sdt>
            <w:sdtPr>
              <w:id w:val="1483348437"/>
              <w:tag w:val="goog_rdk_397"/>
            </w:sdtPr>
            <w:sdtContent>
              <w:del w:author="Monicaragavan" w:id="35" w:date="2026-09-23T08:08:22Z"/>
              <w:sdt>
                <w:sdtPr>
                  <w:id w:val="2028775420"/>
                  <w:tag w:val="goog_rdk_398"/>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Activity 1.1</w:delText>
                    </w:r>
                  </w:del>
                </w:sdtContent>
              </w:sdt>
              <w:del w:author="Monicaragavan" w:id="35" w:date="2026-09-23T08:08:22Z">
                <w:sdt>
                  <w:sdtPr>
                    <w:id w:val="-316041108"/>
                    <w:tag w:val="goog_rdk_399"/>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Set up Google Cloud access (or platform) with Gemini 1.5 Flash Pro API access.</w:delText>
                      <w:br w:type="textWrapping"/>
                    </w:r>
                  </w:sdtContent>
                </w:sdt>
              </w:del>
            </w:sdtContent>
          </w:sdt>
        </w:p>
      </w:sdtContent>
    </w:sdt>
    <w:sdt>
      <w:sdtPr>
        <w:id w:val="-1787380323"/>
        <w:tag w:val="goog_rdk_404"/>
      </w:sdtPr>
      <w:sdtContent>
        <w:p w:rsidR="00000000" w:rsidDel="00000000" w:rsidP="00000000" w:rsidRDefault="00000000" w:rsidRPr="00000000" w14:paraId="0000003E">
          <w:pPr>
            <w:numPr>
              <w:ilvl w:val="0"/>
              <w:numId w:val="22"/>
            </w:numPr>
            <w:spacing w:after="0" w:before="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22"/>
                </w:numPr>
                <w:spacing w:after="0" w:before="0" w:line="240" w:lineRule="auto"/>
                <w:ind w:left="720" w:hanging="360"/>
              </w:pPr>
            </w:pPrChange>
          </w:pPr>
          <w:sdt>
            <w:sdtPr>
              <w:id w:val="-1629873989"/>
              <w:tag w:val="goog_rdk_401"/>
            </w:sdtPr>
            <w:sdtContent>
              <w:del w:author="Monicaragavan" w:id="35" w:date="2026-09-23T08:08:22Z"/>
              <w:sdt>
                <w:sdtPr>
                  <w:id w:val="276421645"/>
                  <w:tag w:val="goog_rdk_402"/>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Activity 1.2</w:delText>
                    </w:r>
                  </w:del>
                </w:sdtContent>
              </w:sdt>
              <w:del w:author="Monicaragavan" w:id="35" w:date="2026-09-23T08:08:22Z">
                <w:sdt>
                  <w:sdtPr>
                    <w:id w:val="1493088519"/>
                    <w:tag w:val="goog_rdk_403"/>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Configure API keys, usage limits, and test integration for multimodal support (text + image).</w:delText>
                      <w:br w:type="textWrapping"/>
                    </w:r>
                  </w:sdtContent>
                </w:sdt>
              </w:del>
            </w:sdtContent>
          </w:sdt>
        </w:p>
      </w:sdtContent>
    </w:sdt>
    <w:sdt>
      <w:sdtPr>
        <w:id w:val="-605333992"/>
        <w:tag w:val="goog_rdk_408"/>
      </w:sdtPr>
      <w:sdtContent>
        <w:p w:rsidR="00000000" w:rsidDel="00000000" w:rsidP="00000000" w:rsidRDefault="00000000" w:rsidRPr="00000000" w14:paraId="0000003F">
          <w:pPr>
            <w:numPr>
              <w:ilvl w:val="0"/>
              <w:numId w:val="22"/>
            </w:numPr>
            <w:spacing w:after="240" w:before="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22"/>
                </w:numPr>
                <w:spacing w:after="240" w:before="0" w:line="240" w:lineRule="auto"/>
                <w:ind w:left="720" w:hanging="360"/>
              </w:pPr>
            </w:pPrChange>
          </w:pPr>
          <w:sdt>
            <w:sdtPr>
              <w:id w:val="-1215917885"/>
              <w:tag w:val="goog_rdk_405"/>
            </w:sdtPr>
            <w:sdtContent>
              <w:del w:author="Monicaragavan" w:id="35" w:date="2026-09-23T08:08:22Z"/>
              <w:sdt>
                <w:sdtPr>
                  <w:id w:val="1661247341"/>
                  <w:tag w:val="goog_rdk_406"/>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Activity 1.3</w:delText>
                    </w:r>
                  </w:del>
                </w:sdtContent>
              </w:sdt>
              <w:del w:author="Monicaragavan" w:id="35" w:date="2026-09-23T08:08:22Z">
                <w:sdt>
                  <w:sdtPr>
                    <w:id w:val="2012815010"/>
                    <w:tag w:val="goog_rdk_407"/>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Fine-tune prompts for budget interpretation and product recommendation generation.</w:delText>
                      <w:br w:type="textWrapping"/>
                    </w:r>
                  </w:sdtContent>
                </w:sdt>
              </w:del>
            </w:sdtContent>
          </w:sdt>
        </w:p>
      </w:sdtContent>
    </w:sdt>
    <w:sdt>
      <w:sdtPr>
        <w:id w:val="1385155804"/>
        <w:tag w:val="goog_rdk_416"/>
      </w:sdtPr>
      <w:sdtContent>
        <w:p w:rsidR="00000000" w:rsidDel="00000000" w:rsidP="00000000" w:rsidRDefault="00000000" w:rsidRPr="00000000" w14:paraId="00000040">
          <w:pPr>
            <w:pStyle w:val="Heading3"/>
            <w:spacing w:after="280" w:before="280" w:lineRule="auto"/>
            <w:ind w:left="720" w:hanging="360"/>
            <w:jc w:val="both"/>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2"/>
                  <w:szCs w:val="22"/>
                </w:rPr>
              </w:rPrChange>
            </w:rPr>
            <w:pPrChange w:author="Sathiya Priya" w:id="0" w:date="2026-09-23T11:43:21Z">
              <w:pPr>
                <w:pStyle w:val="Heading3"/>
                <w:spacing w:after="280" w:before="280" w:lineRule="auto"/>
                <w:ind w:left="720" w:hanging="360"/>
              </w:pPr>
            </w:pPrChange>
          </w:pPr>
          <w:sdt>
            <w:sdtPr>
              <w:id w:val="524138229"/>
              <w:tag w:val="goog_rdk_409"/>
            </w:sdtPr>
            <w:sdtContent>
              <w:del w:author="Monicaragavan" w:id="35" w:date="2026-09-23T08:08:22Z"/>
              <w:sdt>
                <w:sdtPr>
                  <w:id w:val="1848687203"/>
                  <w:tag w:val="goog_rdk_410"/>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2"/>
                            <w:szCs w:val="22"/>
                          </w:rPr>
                        </w:rPrChange>
                      </w:rPr>
                      <w:delText xml:space="preserve">2. Core Functionality Development</w:delText>
                    </w:r>
                  </w:del>
                </w:sdtContent>
              </w:sdt>
              <w:del w:author="Monicaragavan" w:id="35" w:date="2026-09-23T08:08:22Z"/>
            </w:sdtContent>
          </w:sdt>
          <w:sdt>
            <w:sdtPr>
              <w:id w:val="-2087320795"/>
              <w:tag w:val="goog_rdk_411"/>
            </w:sdtPr>
            <w:sdtContent>
              <w:ins w:author="Pradeep" w:id="48" w:date="2026-09-22T00:07:11Z">
                <w:sdt>
                  <w:sdtPr>
                    <w:id w:val="2113501666"/>
                    <w:tag w:val="goog_rdk_412"/>
                  </w:sdtPr>
                  <w:sdtContent>
                    <w:del w:author="Monicaragavan" w:id="35" w:date="2026-09-23T08:08:22Z"/>
                  </w:sdtContent>
                </w:sdt>
              </w:ins>
              <w:sdt>
                <w:sdtPr>
                  <w:id w:val="-1782856567"/>
                  <w:tag w:val="goog_rdk_413"/>
                </w:sdtPr>
                <w:sdtContent>
                  <w:ins w:author="Pradeep" w:id="48" w:date="2026-09-22T00:07:11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2"/>
                              <w:szCs w:val="22"/>
                            </w:rPr>
                          </w:rPrChange>
                        </w:rPr>
                        <w:delText xml:space="preserve">(Built Home,Party,Jewelry logic)</w:delText>
                      </w:r>
                    </w:del>
                  </w:ins>
                </w:sdtContent>
              </w:sdt>
              <w:ins w:author="Pradeep" w:id="48" w:date="2026-09-22T00:07:11Z">
                <w:del w:author="Monicaragavan" w:id="35" w:date="2026-09-23T08:08:22Z"/>
              </w:ins>
            </w:sdtContent>
          </w:sdt>
          <w:sdt>
            <w:sdtPr>
              <w:id w:val="-2051820333"/>
              <w:tag w:val="goog_rdk_414"/>
            </w:sdtPr>
            <w:sdtContent>
              <w:del w:author="Monicaragavan" w:id="35" w:date="2026-09-23T08:08:22Z"/>
              <w:sdt>
                <w:sdtPr>
                  <w:id w:val="-1372921808"/>
                  <w:tag w:val="goog_rdk_415"/>
                </w:sdtPr>
                <w:sdtContent>
                  <w:del w:author="Monicaragavan" w:id="35" w:date="2026-09-23T08:08:22Z">
                    <w:r w:rsidDel="00000000" w:rsidR="00000000" w:rsidRPr="00000000">
                      <w:rPr>
                        <w:rtl w:val="0"/>
                      </w:rPr>
                    </w:r>
                  </w:del>
                </w:sdtContent>
              </w:sdt>
              <w:del w:author="Monicaragavan" w:id="35" w:date="2026-09-23T08:08:22Z">
                <w:bookmarkStart w:colFirst="0" w:colLast="0" w:name="_heading=h.wyo4vbfbbz0d" w:id="4"/>
                <w:bookmarkEnd w:id="4"/>
              </w:del>
            </w:sdtContent>
          </w:sdt>
        </w:p>
      </w:sdtContent>
    </w:sdt>
    <w:sdt>
      <w:sdtPr>
        <w:id w:val="-1337666279"/>
        <w:tag w:val="goog_rdk_420"/>
      </w:sdtPr>
      <w:sdtContent>
        <w:p w:rsidR="00000000" w:rsidDel="00000000" w:rsidP="00000000" w:rsidRDefault="00000000" w:rsidRPr="00000000" w14:paraId="00000041">
          <w:pPr>
            <w:numPr>
              <w:ilvl w:val="0"/>
              <w:numId w:val="31"/>
            </w:numPr>
            <w:spacing w:after="0" w:before="24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31"/>
                </w:numPr>
                <w:spacing w:after="0" w:before="240" w:line="240" w:lineRule="auto"/>
                <w:ind w:left="720" w:hanging="360"/>
              </w:pPr>
            </w:pPrChange>
          </w:pPr>
          <w:sdt>
            <w:sdtPr>
              <w:id w:val="-1599043132"/>
              <w:tag w:val="goog_rdk_417"/>
            </w:sdtPr>
            <w:sdtContent>
              <w:del w:author="Monicaragavan" w:id="35" w:date="2026-09-23T08:08:22Z"/>
              <w:sdt>
                <w:sdtPr>
                  <w:id w:val="229751599"/>
                  <w:tag w:val="goog_rdk_418"/>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Activity 2.1</w:delText>
                    </w:r>
                  </w:del>
                </w:sdtContent>
              </w:sdt>
              <w:del w:author="Monicaragavan" w:id="35" w:date="2026-09-23T08:08:22Z">
                <w:sdt>
                  <w:sdtPr>
                    <w:id w:val="-640480707"/>
                    <w:tag w:val="goog_rdk_419"/>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Design Flask-based backend structure for routing, session control, and planner modules.</w:delText>
                      <w:br w:type="textWrapping"/>
                    </w:r>
                  </w:sdtContent>
                </w:sdt>
              </w:del>
            </w:sdtContent>
          </w:sdt>
        </w:p>
      </w:sdtContent>
    </w:sdt>
    <w:sdt>
      <w:sdtPr>
        <w:id w:val="-872793602"/>
        <w:tag w:val="goog_rdk_424"/>
      </w:sdtPr>
      <w:sdtContent>
        <w:p w:rsidR="00000000" w:rsidDel="00000000" w:rsidP="00000000" w:rsidRDefault="00000000" w:rsidRPr="00000000" w14:paraId="00000042">
          <w:pPr>
            <w:numPr>
              <w:ilvl w:val="0"/>
              <w:numId w:val="31"/>
            </w:numPr>
            <w:spacing w:after="0" w:before="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31"/>
                </w:numPr>
                <w:spacing w:after="0" w:before="0" w:line="240" w:lineRule="auto"/>
                <w:ind w:left="720" w:hanging="360"/>
              </w:pPr>
            </w:pPrChange>
          </w:pPr>
          <w:sdt>
            <w:sdtPr>
              <w:id w:val="-892325591"/>
              <w:tag w:val="goog_rdk_421"/>
            </w:sdtPr>
            <w:sdtContent>
              <w:del w:author="Monicaragavan" w:id="35" w:date="2026-09-23T08:08:22Z"/>
              <w:sdt>
                <w:sdtPr>
                  <w:id w:val="-1293417269"/>
                  <w:tag w:val="goog_rdk_422"/>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Activity 2.2</w:delText>
                    </w:r>
                  </w:del>
                </w:sdtContent>
              </w:sdt>
              <w:del w:author="Monicaragavan" w:id="35" w:date="2026-09-23T08:08:22Z">
                <w:sdt>
                  <w:sdtPr>
                    <w:id w:val="1288010052"/>
                    <w:tag w:val="goog_rdk_423"/>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Create endpoints for Home Planner, Party Planner, and Jewelry Planner.</w:delText>
                      <w:br w:type="textWrapping"/>
                    </w:r>
                  </w:sdtContent>
                </w:sdt>
              </w:del>
            </w:sdtContent>
          </w:sdt>
        </w:p>
      </w:sdtContent>
    </w:sdt>
    <w:sdt>
      <w:sdtPr>
        <w:id w:val="117211916"/>
        <w:tag w:val="goog_rdk_428"/>
      </w:sdtPr>
      <w:sdtContent>
        <w:p w:rsidR="00000000" w:rsidDel="00000000" w:rsidP="00000000" w:rsidRDefault="00000000" w:rsidRPr="00000000" w14:paraId="00000043">
          <w:pPr>
            <w:numPr>
              <w:ilvl w:val="0"/>
              <w:numId w:val="31"/>
            </w:numPr>
            <w:spacing w:after="240" w:before="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31"/>
                </w:numPr>
                <w:spacing w:after="240" w:before="0" w:line="240" w:lineRule="auto"/>
                <w:ind w:left="720" w:hanging="360"/>
              </w:pPr>
            </w:pPrChange>
          </w:pPr>
          <w:sdt>
            <w:sdtPr>
              <w:id w:val="2123559958"/>
              <w:tag w:val="goog_rdk_425"/>
            </w:sdtPr>
            <w:sdtContent>
              <w:del w:author="Monicaragavan" w:id="35" w:date="2026-09-23T08:08:22Z"/>
              <w:sdt>
                <w:sdtPr>
                  <w:id w:val="-1951437671"/>
                  <w:tag w:val="goog_rdk_426"/>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Activity 2.3</w:delText>
                    </w:r>
                  </w:del>
                </w:sdtContent>
              </w:sdt>
              <w:del w:author="Monicaragavan" w:id="35" w:date="2026-09-23T08:08:22Z">
                <w:sdt>
                  <w:sdtPr>
                    <w:id w:val="1436014575"/>
                    <w:tag w:val="goog_rdk_427"/>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Integrate Gemini prompts and templates for each planner with support for text + optional image inputs.</w:delText>
                      <w:br w:type="textWrapping"/>
                    </w:r>
                  </w:sdtContent>
                </w:sdt>
              </w:del>
            </w:sdtContent>
          </w:sdt>
        </w:p>
      </w:sdtContent>
    </w:sdt>
    <w:sdt>
      <w:sdtPr>
        <w:id w:val="-1727992072"/>
        <w:tag w:val="goog_rdk_439"/>
      </w:sdtPr>
      <w:sdtContent>
        <w:p w:rsidR="00000000" w:rsidDel="00000000" w:rsidP="00000000" w:rsidRDefault="00000000" w:rsidRPr="00000000" w14:paraId="00000044">
          <w:pPr>
            <w:pStyle w:val="Heading3"/>
            <w:spacing w:after="280" w:before="280" w:lineRule="auto"/>
            <w:ind w:left="720" w:hanging="36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2"/>
                  <w:szCs w:val="22"/>
                </w:rPr>
              </w:rPrChange>
            </w:rPr>
          </w:pPr>
          <w:sdt>
            <w:sdtPr>
              <w:id w:val="671070458"/>
              <w:tag w:val="goog_rdk_429"/>
            </w:sdtPr>
            <w:sdtContent>
              <w:del w:author="Monicaragavan" w:id="35" w:date="2026-09-23T08:08:22Z"/>
              <w:sdt>
                <w:sdtPr>
                  <w:id w:val="1600984935"/>
                  <w:tag w:val="goog_rdk_430"/>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2"/>
                            <w:szCs w:val="22"/>
                          </w:rPr>
                        </w:rPrChange>
                      </w:rPr>
                      <w:delText xml:space="preserve">3. Backend Implementation (</w:delText>
                    </w:r>
                  </w:del>
                </w:sdtContent>
              </w:sdt>
              <w:del w:author="Monicaragavan" w:id="35" w:date="2026-09-23T08:08:22Z">
                <w:r w:rsidDel="00000000" w:rsidR="00000000" w:rsidRPr="00000000">
                  <w:fldChar w:fldCharType="begin"/>
                </w:r>
                <w:r w:rsidDel="00000000" w:rsidR="00000000" w:rsidRPr="00000000">
                  <w:delInstrText xml:space="preserve">HYPERLINK "http://app.py"</w:delInstrText>
                </w:r>
                <w:r w:rsidDel="00000000" w:rsidR="00000000" w:rsidRPr="00000000">
                  <w:fldChar w:fldCharType="separate"/>
                </w:r>
                <w:sdt>
                  <w:sdtPr>
                    <w:id w:val="1842476492"/>
                    <w:tag w:val="goog_rdk_431"/>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color w:val="1155cc"/>
                            <w:sz w:val="22"/>
                            <w:szCs w:val="22"/>
                            <w:u w:val="single"/>
                          </w:rPr>
                        </w:rPrChange>
                      </w:rPr>
                      <w:delText xml:space="preserve">app.py</w:delText>
                    </w:r>
                  </w:sdtContent>
                </w:sdt>
                <w:r w:rsidDel="00000000" w:rsidR="00000000" w:rsidRPr="00000000">
                  <w:fldChar w:fldCharType="end"/>
                </w:r>
                <w:sdt>
                  <w:sdtPr>
                    <w:id w:val="1889498899"/>
                    <w:tag w:val="goog_rdk_432"/>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2"/>
                            <w:szCs w:val="22"/>
                          </w:rPr>
                        </w:rPrChange>
                      </w:rPr>
                      <w:delText xml:space="preserve">)</w:delText>
                    </w:r>
                  </w:sdtContent>
                </w:sdt>
              </w:del>
            </w:sdtContent>
          </w:sdt>
          <w:sdt>
            <w:sdtPr>
              <w:id w:val="644934721"/>
              <w:tag w:val="goog_rdk_433"/>
            </w:sdtPr>
            <w:sdtContent>
              <w:ins w:author="Pradeep" w:id="50" w:date="2026-09-22T00:07:58Z">
                <w:sdt>
                  <w:sdtPr>
                    <w:id w:val="-1678563844"/>
                    <w:tag w:val="goog_rdk_434"/>
                  </w:sdtPr>
                  <w:sdtContent>
                    <w:del w:author="Monicaragavan" w:id="35" w:date="2026-09-23T08:08:22Z"/>
                  </w:sdtContent>
                </w:sdt>
              </w:ins>
              <w:sdt>
                <w:sdtPr>
                  <w:id w:val="257675121"/>
                  <w:tag w:val="goog_rdk_435"/>
                </w:sdtPr>
                <w:sdtContent>
                  <w:ins w:author="Pradeep" w:id="50" w:date="2026-09-22T00:07:58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2"/>
                              <w:szCs w:val="22"/>
                            </w:rPr>
                          </w:rPrChange>
                        </w:rPr>
                        <w:delText xml:space="preserve">(</w:delText>
                      </w:r>
                    </w:del>
                  </w:ins>
                </w:sdtContent>
              </w:sdt>
              <w:ins w:author="Pradeep" w:id="50" w:date="2026-09-22T00:07:58Z">
                <w:del w:author="Monicaragavan" w:id="35" w:date="2026-09-23T08:08:22Z">
                  <w:sdt>
                    <w:sdtPr>
                      <w:id w:val="-136272966"/>
                      <w:tag w:val="goog_rdk_43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2"/>
                              <w:szCs w:val="22"/>
                            </w:rPr>
                          </w:rPrChange>
                        </w:rPr>
                        <w:delText xml:space="preserve">Fast API backends and routes)</w:delText>
                      </w:r>
                    </w:sdtContent>
                  </w:sdt>
                </w:del>
              </w:ins>
            </w:sdtContent>
          </w:sdt>
          <w:sdt>
            <w:sdtPr>
              <w:id w:val="-1463019781"/>
              <w:tag w:val="goog_rdk_437"/>
            </w:sdtPr>
            <w:sdtContent>
              <w:del w:author="Monicaragavan" w:id="35" w:date="2026-09-23T08:08:22Z"/>
              <w:sdt>
                <w:sdtPr>
                  <w:id w:val="-682898770"/>
                  <w:tag w:val="goog_rdk_438"/>
                </w:sdtPr>
                <w:sdtContent>
                  <w:del w:author="Monicaragavan" w:id="35" w:date="2026-09-23T08:08:22Z">
                    <w:r w:rsidDel="00000000" w:rsidR="00000000" w:rsidRPr="00000000">
                      <w:rPr>
                        <w:rtl w:val="0"/>
                      </w:rPr>
                    </w:r>
                  </w:del>
                </w:sdtContent>
              </w:sdt>
              <w:del w:author="Monicaragavan" w:id="35" w:date="2026-09-23T08:08:22Z">
                <w:bookmarkStart w:colFirst="0" w:colLast="0" w:name="_heading=h.3k1ehgosxgyl" w:id="5"/>
                <w:bookmarkEnd w:id="5"/>
              </w:del>
            </w:sdtContent>
          </w:sdt>
        </w:p>
      </w:sdtContent>
    </w:sdt>
    <w:sdt>
      <w:sdtPr>
        <w:id w:val="-292215985"/>
        <w:tag w:val="goog_rdk_449"/>
      </w:sdtPr>
      <w:sdtContent>
        <w:p w:rsidR="00000000" w:rsidDel="00000000" w:rsidP="00000000" w:rsidRDefault="00000000" w:rsidRPr="00000000" w14:paraId="00000045">
          <w:pPr>
            <w:numPr>
              <w:ilvl w:val="0"/>
              <w:numId w:val="27"/>
            </w:numPr>
            <w:spacing w:after="0" w:before="24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27"/>
                </w:numPr>
                <w:spacing w:after="0" w:before="240" w:line="240" w:lineRule="auto"/>
                <w:ind w:left="720" w:hanging="360"/>
              </w:pPr>
            </w:pPrChange>
          </w:pPr>
          <w:sdt>
            <w:sdtPr>
              <w:id w:val="-195452394"/>
              <w:tag w:val="goog_rdk_440"/>
            </w:sdtPr>
            <w:sdtContent>
              <w:del w:author="Monicaragavan" w:id="35" w:date="2026-09-23T08:08:22Z"/>
              <w:sdt>
                <w:sdtPr>
                  <w:id w:val="-1680029697"/>
                  <w:tag w:val="goog_rdk_441"/>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Activity 3.1</w:delText>
                    </w:r>
                  </w:del>
                </w:sdtContent>
              </w:sdt>
              <w:del w:author="Monicaragavan" w:id="35" w:date="2026-09-23T08:08:22Z">
                <w:sdt>
                  <w:sdtPr>
                    <w:id w:val="-1068649740"/>
                    <w:tag w:val="goog_rdk_442"/>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Define Flask routes like </w:delText>
                    </w:r>
                  </w:sdtContent>
                </w:sdt>
                <w:sdt>
                  <w:sdtPr>
                    <w:id w:val="765158942"/>
                    <w:tag w:val="goog_rdk_443"/>
                  </w:sdtPr>
                  <w:sdtContent>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rPr>
                        </w:rPrChange>
                      </w:rPr>
                      <w:delText xml:space="preserve">/generate-home</w:delText>
                    </w:r>
                  </w:sdtContent>
                </w:sdt>
                <w:sdt>
                  <w:sdtPr>
                    <w:id w:val="660913109"/>
                    <w:tag w:val="goog_rdk_44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w:delText>
                    </w:r>
                  </w:sdtContent>
                </w:sdt>
                <w:sdt>
                  <w:sdtPr>
                    <w:id w:val="-146098289"/>
                    <w:tag w:val="goog_rdk_445"/>
                  </w:sdtPr>
                  <w:sdtContent>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rPr>
                        </w:rPrChange>
                      </w:rPr>
                      <w:delText xml:space="preserve">/generate-party</w:delText>
                    </w:r>
                  </w:sdtContent>
                </w:sdt>
                <w:sdt>
                  <w:sdtPr>
                    <w:id w:val="501615859"/>
                    <w:tag w:val="goog_rdk_44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w:delText>
                    </w:r>
                  </w:sdtContent>
                </w:sdt>
                <w:sdt>
                  <w:sdtPr>
                    <w:id w:val="-14589309"/>
                    <w:tag w:val="goog_rdk_447"/>
                  </w:sdtPr>
                  <w:sdtContent>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rPr>
                        </w:rPrChange>
                      </w:rPr>
                      <w:delText xml:space="preserve">/generate-jewelry</w:delText>
                    </w:r>
                  </w:sdtContent>
                </w:sdt>
                <w:sdt>
                  <w:sdtPr>
                    <w:id w:val="-678212493"/>
                    <w:tag w:val="goog_rdk_448"/>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w:delText>
                      <w:br w:type="textWrapping"/>
                    </w:r>
                  </w:sdtContent>
                </w:sdt>
              </w:del>
            </w:sdtContent>
          </w:sdt>
        </w:p>
      </w:sdtContent>
    </w:sdt>
    <w:sdt>
      <w:sdtPr>
        <w:id w:val="831526586"/>
        <w:tag w:val="goog_rdk_453"/>
      </w:sdtPr>
      <w:sdtContent>
        <w:p w:rsidR="00000000" w:rsidDel="00000000" w:rsidP="00000000" w:rsidRDefault="00000000" w:rsidRPr="00000000" w14:paraId="00000046">
          <w:pPr>
            <w:numPr>
              <w:ilvl w:val="0"/>
              <w:numId w:val="27"/>
            </w:numPr>
            <w:spacing w:after="0" w:before="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27"/>
                </w:numPr>
                <w:spacing w:after="0" w:before="0" w:line="240" w:lineRule="auto"/>
                <w:ind w:left="720" w:hanging="360"/>
              </w:pPr>
            </w:pPrChange>
          </w:pPr>
          <w:sdt>
            <w:sdtPr>
              <w:id w:val="-1979269569"/>
              <w:tag w:val="goog_rdk_450"/>
            </w:sdtPr>
            <w:sdtContent>
              <w:del w:author="Monicaragavan" w:id="35" w:date="2026-09-23T08:08:22Z"/>
              <w:sdt>
                <w:sdtPr>
                  <w:id w:val="-1995145235"/>
                  <w:tag w:val="goog_rdk_451"/>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Activity 3.2</w:delText>
                    </w:r>
                  </w:del>
                </w:sdtContent>
              </w:sdt>
              <w:del w:author="Monicaragavan" w:id="35" w:date="2026-09-23T08:08:22Z">
                <w:sdt>
                  <w:sdtPr>
                    <w:id w:val="-169433634"/>
                    <w:tag w:val="goog_rdk_452"/>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Organize backend using modular structure:</w:delText>
                      <w:br w:type="textWrapping"/>
                    </w:r>
                  </w:sdtContent>
                </w:sdt>
              </w:del>
            </w:sdtContent>
          </w:sdt>
        </w:p>
      </w:sdtContent>
    </w:sdt>
    <w:sdt>
      <w:sdtPr>
        <w:id w:val="-1698760630"/>
        <w:tag w:val="goog_rdk_457"/>
      </w:sdtPr>
      <w:sdtContent>
        <w:p w:rsidR="00000000" w:rsidDel="00000000" w:rsidP="00000000" w:rsidRDefault="00000000" w:rsidRPr="00000000" w14:paraId="00000047">
          <w:pPr>
            <w:numPr>
              <w:ilvl w:val="1"/>
              <w:numId w:val="27"/>
            </w:numPr>
            <w:spacing w:after="0" w:before="0" w:line="240" w:lineRule="auto"/>
            <w:ind w:left="144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1"/>
                  <w:numId w:val="27"/>
                </w:numPr>
                <w:spacing w:after="0" w:before="0" w:line="240" w:lineRule="auto"/>
                <w:ind w:left="1440" w:hanging="360"/>
              </w:pPr>
            </w:pPrChange>
          </w:pPr>
          <w:sdt>
            <w:sdtPr>
              <w:id w:val="753393505"/>
              <w:tag w:val="goog_rdk_454"/>
            </w:sdtPr>
            <w:sdtContent>
              <w:del w:author="Monicaragavan" w:id="35" w:date="2026-09-23T08:08:22Z"/>
              <w:sdt>
                <w:sdtPr>
                  <w:id w:val="-1981239820"/>
                  <w:tag w:val="goog_rdk_45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rPr>
                        </w:rPrChange>
                      </w:rPr>
                      <w:delText xml:space="preserve">routes/</w:delText>
                    </w:r>
                  </w:del>
                </w:sdtContent>
              </w:sdt>
              <w:del w:author="Monicaragavan" w:id="35" w:date="2026-09-23T08:08:22Z">
                <w:sdt>
                  <w:sdtPr>
                    <w:id w:val="625552847"/>
                    <w:tag w:val="goog_rdk_45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Endpoints</w:delText>
                      <w:br w:type="textWrapping"/>
                    </w:r>
                  </w:sdtContent>
                </w:sdt>
              </w:del>
            </w:sdtContent>
          </w:sdt>
        </w:p>
      </w:sdtContent>
    </w:sdt>
    <w:sdt>
      <w:sdtPr>
        <w:id w:val="-753519374"/>
        <w:tag w:val="goog_rdk_461"/>
      </w:sdtPr>
      <w:sdtContent>
        <w:p w:rsidR="00000000" w:rsidDel="00000000" w:rsidP="00000000" w:rsidRDefault="00000000" w:rsidRPr="00000000" w14:paraId="00000048">
          <w:pPr>
            <w:numPr>
              <w:ilvl w:val="1"/>
              <w:numId w:val="27"/>
            </w:numPr>
            <w:spacing w:after="0" w:before="0" w:line="240" w:lineRule="auto"/>
            <w:ind w:left="144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1"/>
                  <w:numId w:val="27"/>
                </w:numPr>
                <w:spacing w:after="0" w:before="0" w:line="240" w:lineRule="auto"/>
                <w:ind w:left="1440" w:hanging="360"/>
              </w:pPr>
            </w:pPrChange>
          </w:pPr>
          <w:sdt>
            <w:sdtPr>
              <w:id w:val="1454433409"/>
              <w:tag w:val="goog_rdk_458"/>
            </w:sdtPr>
            <w:sdtContent>
              <w:del w:author="Monicaragavan" w:id="35" w:date="2026-09-23T08:08:22Z"/>
              <w:sdt>
                <w:sdtPr>
                  <w:id w:val="1008780080"/>
                  <w:tag w:val="goog_rdk_459"/>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rPr>
                        </w:rPrChange>
                      </w:rPr>
                      <w:delText xml:space="preserve">services/</w:delText>
                    </w:r>
                  </w:del>
                </w:sdtContent>
              </w:sdt>
              <w:del w:author="Monicaragavan" w:id="35" w:date="2026-09-23T08:08:22Z">
                <w:sdt>
                  <w:sdtPr>
                    <w:id w:val="-1496769800"/>
                    <w:tag w:val="goog_rdk_460"/>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Recommendation logic &amp; AI calls</w:delText>
                      <w:br w:type="textWrapping"/>
                    </w:r>
                  </w:sdtContent>
                </w:sdt>
              </w:del>
            </w:sdtContent>
          </w:sdt>
        </w:p>
      </w:sdtContent>
    </w:sdt>
    <w:sdt>
      <w:sdtPr>
        <w:id w:val="39237317"/>
        <w:tag w:val="goog_rdk_465"/>
      </w:sdtPr>
      <w:sdtContent>
        <w:p w:rsidR="00000000" w:rsidDel="00000000" w:rsidP="00000000" w:rsidRDefault="00000000" w:rsidRPr="00000000" w14:paraId="00000049">
          <w:pPr>
            <w:numPr>
              <w:ilvl w:val="1"/>
              <w:numId w:val="27"/>
            </w:numPr>
            <w:spacing w:after="0" w:before="0" w:line="240" w:lineRule="auto"/>
            <w:ind w:left="144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1"/>
                  <w:numId w:val="27"/>
                </w:numPr>
                <w:spacing w:after="0" w:before="0" w:line="240" w:lineRule="auto"/>
                <w:ind w:left="1440" w:hanging="360"/>
              </w:pPr>
            </w:pPrChange>
          </w:pPr>
          <w:sdt>
            <w:sdtPr>
              <w:id w:val="-61781811"/>
              <w:tag w:val="goog_rdk_462"/>
            </w:sdtPr>
            <w:sdtContent>
              <w:del w:author="Monicaragavan" w:id="35" w:date="2026-09-23T08:08:22Z"/>
              <w:sdt>
                <w:sdtPr>
                  <w:id w:val="-2116344956"/>
                  <w:tag w:val="goog_rdk_463"/>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rPr>
                        </w:rPrChange>
                      </w:rPr>
                      <w:delText xml:space="preserve">models/</w:delText>
                    </w:r>
                  </w:del>
                </w:sdtContent>
              </w:sdt>
              <w:del w:author="Monicaragavan" w:id="35" w:date="2026-09-23T08:08:22Z">
                <w:sdt>
                  <w:sdtPr>
                    <w:id w:val="1569491237"/>
                    <w:tag w:val="goog_rdk_46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Input/output schemas</w:delText>
                      <w:br w:type="textWrapping"/>
                    </w:r>
                  </w:sdtContent>
                </w:sdt>
              </w:del>
            </w:sdtContent>
          </w:sdt>
        </w:p>
      </w:sdtContent>
    </w:sdt>
    <w:sdt>
      <w:sdtPr>
        <w:id w:val="1987898801"/>
        <w:tag w:val="goog_rdk_469"/>
      </w:sdtPr>
      <w:sdtContent>
        <w:p w:rsidR="00000000" w:rsidDel="00000000" w:rsidP="00000000" w:rsidRDefault="00000000" w:rsidRPr="00000000" w14:paraId="0000004A">
          <w:pPr>
            <w:numPr>
              <w:ilvl w:val="0"/>
              <w:numId w:val="27"/>
            </w:numPr>
            <w:spacing w:after="0" w:before="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27"/>
                </w:numPr>
                <w:spacing w:after="0" w:before="0" w:line="240" w:lineRule="auto"/>
                <w:ind w:left="720" w:hanging="360"/>
              </w:pPr>
            </w:pPrChange>
          </w:pPr>
          <w:sdt>
            <w:sdtPr>
              <w:id w:val="520150003"/>
              <w:tag w:val="goog_rdk_466"/>
            </w:sdtPr>
            <w:sdtContent>
              <w:del w:author="Monicaragavan" w:id="35" w:date="2026-09-23T08:08:22Z"/>
              <w:sdt>
                <w:sdtPr>
                  <w:id w:val="-1985281686"/>
                  <w:tag w:val="goog_rdk_467"/>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Activity 3.3</w:delText>
                    </w:r>
                  </w:del>
                </w:sdtContent>
              </w:sdt>
              <w:del w:author="Monicaragavan" w:id="35" w:date="2026-09-23T08:08:22Z">
                <w:sdt>
                  <w:sdtPr>
                    <w:id w:val="-1869760907"/>
                    <w:tag w:val="goog_rdk_468"/>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Setup CORS headers for frontend communication and implement basic session management.</w:delText>
                      <w:br w:type="textWrapping"/>
                    </w:r>
                  </w:sdtContent>
                </w:sdt>
              </w:del>
            </w:sdtContent>
          </w:sdt>
        </w:p>
      </w:sdtContent>
    </w:sdt>
    <w:sdt>
      <w:sdtPr>
        <w:id w:val="-414377808"/>
        <w:tag w:val="goog_rdk_473"/>
      </w:sdtPr>
      <w:sdtContent>
        <w:p w:rsidR="00000000" w:rsidDel="00000000" w:rsidP="00000000" w:rsidRDefault="00000000" w:rsidRPr="00000000" w14:paraId="0000004B">
          <w:pPr>
            <w:numPr>
              <w:ilvl w:val="0"/>
              <w:numId w:val="27"/>
            </w:numPr>
            <w:spacing w:after="240" w:before="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27"/>
                </w:numPr>
                <w:spacing w:after="240" w:before="0" w:line="240" w:lineRule="auto"/>
                <w:ind w:left="720" w:hanging="360"/>
              </w:pPr>
            </w:pPrChange>
          </w:pPr>
          <w:sdt>
            <w:sdtPr>
              <w:id w:val="381318278"/>
              <w:tag w:val="goog_rdk_470"/>
            </w:sdtPr>
            <w:sdtContent>
              <w:del w:author="Monicaragavan" w:id="35" w:date="2026-09-23T08:08:22Z"/>
              <w:sdt>
                <w:sdtPr>
                  <w:id w:val="1131387937"/>
                  <w:tag w:val="goog_rdk_471"/>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Activity 3.4</w:delText>
                    </w:r>
                  </w:del>
                </w:sdtContent>
              </w:sdt>
              <w:del w:author="Monicaragavan" w:id="35" w:date="2026-09-23T08:08:22Z">
                <w:sdt>
                  <w:sdtPr>
                    <w:id w:val="-709165073"/>
                    <w:tag w:val="goog_rdk_472"/>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Include mock API calls or simulated scraping from Amazon, IKEA, Zomato, etc.</w:delText>
                      <w:br w:type="textWrapping"/>
                    </w:r>
                  </w:sdtContent>
                </w:sdt>
              </w:del>
            </w:sdtContent>
          </w:sdt>
        </w:p>
      </w:sdtContent>
    </w:sdt>
    <w:sdt>
      <w:sdtPr>
        <w:id w:val="979112573"/>
        <w:tag w:val="goog_rdk_481"/>
      </w:sdtPr>
      <w:sdtContent>
        <w:p w:rsidR="00000000" w:rsidDel="00000000" w:rsidP="00000000" w:rsidRDefault="00000000" w:rsidRPr="00000000" w14:paraId="0000004C">
          <w:pPr>
            <w:pStyle w:val="Heading3"/>
            <w:spacing w:after="280" w:before="280" w:lineRule="auto"/>
            <w:ind w:left="720" w:hanging="36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2"/>
                  <w:szCs w:val="22"/>
                </w:rPr>
              </w:rPrChange>
            </w:rPr>
          </w:pPr>
          <w:sdt>
            <w:sdtPr>
              <w:id w:val="-2067542841"/>
              <w:tag w:val="goog_rdk_474"/>
            </w:sdtPr>
            <w:sdtContent>
              <w:del w:author="Monicaragavan" w:id="35" w:date="2026-09-23T08:08:22Z"/>
              <w:sdt>
                <w:sdtPr>
                  <w:id w:val="-1601437689"/>
                  <w:tag w:val="goog_rdk_47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2"/>
                            <w:szCs w:val="22"/>
                          </w:rPr>
                        </w:rPrChange>
                      </w:rPr>
                      <w:delText xml:space="preserve">4. UI Development</w:delText>
                    </w:r>
                  </w:del>
                </w:sdtContent>
              </w:sdt>
              <w:del w:author="Monicaragavan" w:id="35" w:date="2026-09-23T08:08:22Z"/>
            </w:sdtContent>
          </w:sdt>
          <w:sdt>
            <w:sdtPr>
              <w:id w:val="-31463628"/>
              <w:tag w:val="goog_rdk_476"/>
            </w:sdtPr>
            <w:sdtContent>
              <w:ins w:author="Pradeep" w:id="51" w:date="2026-09-22T00:08:44Z">
                <w:sdt>
                  <w:sdtPr>
                    <w:id w:val="865004344"/>
                    <w:tag w:val="goog_rdk_477"/>
                  </w:sdtPr>
                  <w:sdtContent>
                    <w:del w:author="Monicaragavan" w:id="35" w:date="2026-09-23T08:08:22Z"/>
                  </w:sdtContent>
                </w:sdt>
              </w:ins>
              <w:sdt>
                <w:sdtPr>
                  <w:id w:val="243821847"/>
                  <w:tag w:val="goog_rdk_478"/>
                </w:sdtPr>
                <w:sdtContent>
                  <w:ins w:author="Pradeep" w:id="51" w:date="2026-09-22T00:08:4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2"/>
                              <w:szCs w:val="22"/>
                            </w:rPr>
                          </w:rPrChange>
                        </w:rPr>
                        <w:delText xml:space="preserve">(To create frontend page)</w:delText>
                      </w:r>
                    </w:del>
                  </w:ins>
                </w:sdtContent>
              </w:sdt>
              <w:ins w:author="Pradeep" w:id="51" w:date="2026-09-22T00:08:44Z">
                <w:del w:author="Monicaragavan" w:id="35" w:date="2026-09-23T08:08:22Z"/>
              </w:ins>
            </w:sdtContent>
          </w:sdt>
          <w:sdt>
            <w:sdtPr>
              <w:id w:val="-564345748"/>
              <w:tag w:val="goog_rdk_479"/>
            </w:sdtPr>
            <w:sdtContent>
              <w:del w:author="Monicaragavan" w:id="35" w:date="2026-09-23T08:08:22Z"/>
              <w:sdt>
                <w:sdtPr>
                  <w:id w:val="1673097856"/>
                  <w:tag w:val="goog_rdk_480"/>
                </w:sdtPr>
                <w:sdtContent>
                  <w:del w:author="Monicaragavan" w:id="35" w:date="2026-09-23T08:08:22Z">
                    <w:r w:rsidDel="00000000" w:rsidR="00000000" w:rsidRPr="00000000">
                      <w:rPr>
                        <w:rtl w:val="0"/>
                      </w:rPr>
                    </w:r>
                  </w:del>
                </w:sdtContent>
              </w:sdt>
              <w:del w:author="Monicaragavan" w:id="35" w:date="2026-09-23T08:08:22Z">
                <w:bookmarkStart w:colFirst="0" w:colLast="0" w:name="_heading=h.cdfw78mr7op0" w:id="6"/>
                <w:bookmarkEnd w:id="6"/>
              </w:del>
            </w:sdtContent>
          </w:sdt>
        </w:p>
      </w:sdtContent>
    </w:sdt>
    <w:sdt>
      <w:sdtPr>
        <w:id w:val="953535919"/>
        <w:tag w:val="goog_rdk_485"/>
      </w:sdtPr>
      <w:sdtContent>
        <w:p w:rsidR="00000000" w:rsidDel="00000000" w:rsidP="00000000" w:rsidRDefault="00000000" w:rsidRPr="00000000" w14:paraId="0000004D">
          <w:pPr>
            <w:numPr>
              <w:ilvl w:val="0"/>
              <w:numId w:val="10"/>
            </w:numPr>
            <w:spacing w:after="0" w:before="24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10"/>
                </w:numPr>
                <w:spacing w:after="0" w:before="240" w:line="240" w:lineRule="auto"/>
                <w:ind w:left="720" w:hanging="360"/>
              </w:pPr>
            </w:pPrChange>
          </w:pPr>
          <w:sdt>
            <w:sdtPr>
              <w:id w:val="-377803484"/>
              <w:tag w:val="goog_rdk_482"/>
            </w:sdtPr>
            <w:sdtContent>
              <w:del w:author="Monicaragavan" w:id="35" w:date="2026-09-23T08:08:22Z"/>
              <w:sdt>
                <w:sdtPr>
                  <w:id w:val="-809486130"/>
                  <w:tag w:val="goog_rdk_483"/>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Activity 4.1</w:delText>
                    </w:r>
                  </w:del>
                </w:sdtContent>
              </w:sdt>
              <w:del w:author="Monicaragavan" w:id="35" w:date="2026-09-23T08:08:22Z">
                <w:sdt>
                  <w:sdtPr>
                    <w:id w:val="1383144296"/>
                    <w:tag w:val="goog_rdk_48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Build responsive HTML forms for:</w:delText>
                      <w:br w:type="textWrapping"/>
                    </w:r>
                  </w:sdtContent>
                </w:sdt>
              </w:del>
            </w:sdtContent>
          </w:sdt>
        </w:p>
      </w:sdtContent>
    </w:sdt>
    <w:sdt>
      <w:sdtPr>
        <w:id w:val="59354346"/>
        <w:tag w:val="goog_rdk_488"/>
      </w:sdtPr>
      <w:sdtContent>
        <w:p w:rsidR="00000000" w:rsidDel="00000000" w:rsidP="00000000" w:rsidRDefault="00000000" w:rsidRPr="00000000" w14:paraId="0000004E">
          <w:pPr>
            <w:numPr>
              <w:ilvl w:val="1"/>
              <w:numId w:val="10"/>
            </w:numPr>
            <w:spacing w:after="0" w:before="0" w:line="240" w:lineRule="auto"/>
            <w:ind w:left="144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1"/>
                  <w:numId w:val="10"/>
                </w:numPr>
                <w:spacing w:after="0" w:before="0" w:line="240" w:lineRule="auto"/>
                <w:ind w:left="1440" w:hanging="360"/>
              </w:pPr>
            </w:pPrChange>
          </w:pPr>
          <w:sdt>
            <w:sdtPr>
              <w:id w:val="329055886"/>
              <w:tag w:val="goog_rdk_486"/>
            </w:sdtPr>
            <w:sdtContent>
              <w:del w:author="Monicaragavan" w:id="35" w:date="2026-09-23T08:08:22Z"/>
              <w:sdt>
                <w:sdtPr>
                  <w:id w:val="-1032746920"/>
                  <w:tag w:val="goog_rdk_487"/>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Home Interior Planner (room details, quantities)</w:delText>
                      <w:br w:type="textWrapping"/>
                    </w:r>
                  </w:del>
                </w:sdtContent>
              </w:sdt>
              <w:del w:author="Monicaragavan" w:id="35" w:date="2026-09-23T08:08:22Z"/>
            </w:sdtContent>
          </w:sdt>
        </w:p>
      </w:sdtContent>
    </w:sdt>
    <w:sdt>
      <w:sdtPr>
        <w:id w:val="-1288202646"/>
        <w:tag w:val="goog_rdk_491"/>
      </w:sdtPr>
      <w:sdtContent>
        <w:p w:rsidR="00000000" w:rsidDel="00000000" w:rsidP="00000000" w:rsidRDefault="00000000" w:rsidRPr="00000000" w14:paraId="0000004F">
          <w:pPr>
            <w:numPr>
              <w:ilvl w:val="1"/>
              <w:numId w:val="10"/>
            </w:numPr>
            <w:spacing w:after="0" w:before="0" w:line="240" w:lineRule="auto"/>
            <w:ind w:left="144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1"/>
                  <w:numId w:val="10"/>
                </w:numPr>
                <w:spacing w:after="0" w:before="0" w:line="240" w:lineRule="auto"/>
                <w:ind w:left="1440" w:hanging="360"/>
              </w:pPr>
            </w:pPrChange>
          </w:pPr>
          <w:sdt>
            <w:sdtPr>
              <w:id w:val="1372217400"/>
              <w:tag w:val="goog_rdk_489"/>
            </w:sdtPr>
            <w:sdtContent>
              <w:del w:author="Monicaragavan" w:id="35" w:date="2026-09-23T08:08:22Z"/>
              <w:sdt>
                <w:sdtPr>
                  <w:id w:val="35996263"/>
                  <w:tag w:val="goog_rdk_490"/>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Party Planner (event type, budget, guests)</w:delText>
                      <w:br w:type="textWrapping"/>
                    </w:r>
                  </w:del>
                </w:sdtContent>
              </w:sdt>
              <w:del w:author="Monicaragavan" w:id="35" w:date="2026-09-23T08:08:22Z"/>
            </w:sdtContent>
          </w:sdt>
        </w:p>
      </w:sdtContent>
    </w:sdt>
    <w:sdt>
      <w:sdtPr>
        <w:id w:val="-1065158222"/>
        <w:tag w:val="goog_rdk_494"/>
      </w:sdtPr>
      <w:sdtContent>
        <w:p w:rsidR="00000000" w:rsidDel="00000000" w:rsidP="00000000" w:rsidRDefault="00000000" w:rsidRPr="00000000" w14:paraId="00000050">
          <w:pPr>
            <w:numPr>
              <w:ilvl w:val="1"/>
              <w:numId w:val="10"/>
            </w:numPr>
            <w:spacing w:after="0" w:before="0" w:line="240" w:lineRule="auto"/>
            <w:ind w:left="144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1"/>
                  <w:numId w:val="10"/>
                </w:numPr>
                <w:spacing w:after="0" w:before="0" w:line="240" w:lineRule="auto"/>
                <w:ind w:left="1440" w:hanging="360"/>
              </w:pPr>
            </w:pPrChange>
          </w:pPr>
          <w:sdt>
            <w:sdtPr>
              <w:id w:val="1744294777"/>
              <w:tag w:val="goog_rdk_492"/>
            </w:sdtPr>
            <w:sdtContent>
              <w:del w:author="Monicaragavan" w:id="35" w:date="2026-09-23T08:08:22Z"/>
              <w:sdt>
                <w:sdtPr>
                  <w:id w:val="919625223"/>
                  <w:tag w:val="goog_rdk_493"/>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Jewelry Planner (budget, occasion, outfit image upload)</w:delText>
                      <w:br w:type="textWrapping"/>
                    </w:r>
                  </w:del>
                </w:sdtContent>
              </w:sdt>
              <w:del w:author="Monicaragavan" w:id="35" w:date="2026-09-23T08:08:22Z"/>
            </w:sdtContent>
          </w:sdt>
        </w:p>
      </w:sdtContent>
    </w:sdt>
    <w:sdt>
      <w:sdtPr>
        <w:id w:val="1712429736"/>
        <w:tag w:val="goog_rdk_498"/>
      </w:sdtPr>
      <w:sdtContent>
        <w:p w:rsidR="00000000" w:rsidDel="00000000" w:rsidP="00000000" w:rsidRDefault="00000000" w:rsidRPr="00000000" w14:paraId="00000051">
          <w:pPr>
            <w:numPr>
              <w:ilvl w:val="0"/>
              <w:numId w:val="10"/>
            </w:numPr>
            <w:spacing w:after="240" w:before="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10"/>
                </w:numPr>
                <w:spacing w:after="240" w:before="0" w:line="240" w:lineRule="auto"/>
                <w:ind w:left="720" w:hanging="360"/>
              </w:pPr>
            </w:pPrChange>
          </w:pPr>
          <w:sdt>
            <w:sdtPr>
              <w:id w:val="-2082947449"/>
              <w:tag w:val="goog_rdk_495"/>
            </w:sdtPr>
            <w:sdtContent>
              <w:del w:author="Monicaragavan" w:id="35" w:date="2026-09-23T08:08:22Z"/>
              <w:sdt>
                <w:sdtPr>
                  <w:id w:val="137149228"/>
                  <w:tag w:val="goog_rdk_496"/>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Activity 4.2</w:delText>
                    </w:r>
                  </w:del>
                </w:sdtContent>
              </w:sdt>
              <w:del w:author="Monicaragavan" w:id="35" w:date="2026-09-23T08:08:22Z">
                <w:sdt>
                  <w:sdtPr>
                    <w:id w:val="833435061"/>
                    <w:tag w:val="goog_rdk_497"/>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Add dynamic result display and formatting for recommendations using JavaScript.</w:delText>
                      <w:br w:type="textWrapping"/>
                    </w:r>
                  </w:sdtContent>
                </w:sdt>
              </w:del>
            </w:sdtContent>
          </w:sdt>
        </w:p>
      </w:sdtContent>
    </w:sdt>
    <w:sdt>
      <w:sdtPr>
        <w:id w:val="-1218995215"/>
        <w:tag w:val="goog_rdk_507"/>
      </w:sdtPr>
      <w:sdtContent>
        <w:p w:rsidR="00000000" w:rsidDel="00000000" w:rsidP="00000000" w:rsidRDefault="00000000" w:rsidRPr="00000000" w14:paraId="00000052">
          <w:pPr>
            <w:pStyle w:val="Heading3"/>
            <w:spacing w:after="280" w:before="280" w:lineRule="auto"/>
            <w:ind w:left="720" w:hanging="36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2"/>
                  <w:szCs w:val="22"/>
                </w:rPr>
              </w:rPrChange>
            </w:rPr>
          </w:pPr>
          <w:sdt>
            <w:sdtPr>
              <w:id w:val="119208968"/>
              <w:tag w:val="goog_rdk_499"/>
            </w:sdtPr>
            <w:sdtContent>
              <w:del w:author="Monicaragavan" w:id="35" w:date="2026-09-23T08:08:22Z"/>
              <w:sdt>
                <w:sdtPr>
                  <w:id w:val="138337144"/>
                  <w:tag w:val="goog_rdk_500"/>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2"/>
                            <w:szCs w:val="22"/>
                          </w:rPr>
                        </w:rPrChange>
                      </w:rPr>
                      <w:delText xml:space="preserve">5. Testing &amp; Optimization</w:delText>
                    </w:r>
                  </w:del>
                </w:sdtContent>
              </w:sdt>
              <w:del w:author="Monicaragavan" w:id="35" w:date="2026-09-23T08:08:22Z"/>
            </w:sdtContent>
          </w:sdt>
          <w:sdt>
            <w:sdtPr>
              <w:id w:val="-1292281930"/>
              <w:tag w:val="goog_rdk_501"/>
            </w:sdtPr>
            <w:sdtContent>
              <w:ins w:author="Pradeep" w:id="52" w:date="2026-09-22T00:09:07Z">
                <w:sdt>
                  <w:sdtPr>
                    <w:id w:val="318056941"/>
                    <w:tag w:val="goog_rdk_502"/>
                  </w:sdtPr>
                  <w:sdtContent>
                    <w:del w:author="Monicaragavan" w:id="35" w:date="2026-09-23T08:08:22Z"/>
                  </w:sdtContent>
                </w:sdt>
              </w:ins>
              <w:sdt>
                <w:sdtPr>
                  <w:id w:val="1061818208"/>
                  <w:tag w:val="goog_rdk_503"/>
                </w:sdtPr>
                <w:sdtContent>
                  <w:ins w:author="Pradeep" w:id="52" w:date="2026-09-22T00:09:07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2"/>
                              <w:szCs w:val="22"/>
                            </w:rPr>
                          </w:rPrChange>
                        </w:rPr>
                        <w:delText xml:space="preserve">(</w:delText>
                      </w:r>
                    </w:del>
                  </w:ins>
                </w:sdtContent>
              </w:sdt>
              <w:ins w:author="Pradeep" w:id="52" w:date="2026-09-22T00:09:07Z">
                <w:del w:author="Monicaragavan" w:id="35" w:date="2026-09-23T08:08:22Z">
                  <w:sdt>
                    <w:sdtPr>
                      <w:id w:val="-1631112399"/>
                      <w:tag w:val="goog_rdk_50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2"/>
                              <w:szCs w:val="22"/>
                            </w:rPr>
                          </w:rPrChange>
                        </w:rPr>
                        <w:delText xml:space="preserve">To cross check the application we created)</w:delText>
                      </w:r>
                    </w:sdtContent>
                  </w:sdt>
                </w:del>
              </w:ins>
            </w:sdtContent>
          </w:sdt>
          <w:sdt>
            <w:sdtPr>
              <w:id w:val="-1684263496"/>
              <w:tag w:val="goog_rdk_505"/>
            </w:sdtPr>
            <w:sdtContent>
              <w:del w:author="Monicaragavan" w:id="35" w:date="2026-09-23T08:08:22Z"/>
              <w:sdt>
                <w:sdtPr>
                  <w:id w:val="889436793"/>
                  <w:tag w:val="goog_rdk_506"/>
                </w:sdtPr>
                <w:sdtContent>
                  <w:del w:author="Monicaragavan" w:id="35" w:date="2026-09-23T08:08:22Z">
                    <w:r w:rsidDel="00000000" w:rsidR="00000000" w:rsidRPr="00000000">
                      <w:rPr>
                        <w:rtl w:val="0"/>
                      </w:rPr>
                    </w:r>
                  </w:del>
                </w:sdtContent>
              </w:sdt>
              <w:del w:author="Monicaragavan" w:id="35" w:date="2026-09-23T08:08:22Z">
                <w:bookmarkStart w:colFirst="0" w:colLast="0" w:name="_heading=h.oh6pw9buy582" w:id="7"/>
                <w:bookmarkEnd w:id="7"/>
              </w:del>
            </w:sdtContent>
          </w:sdt>
        </w:p>
      </w:sdtContent>
    </w:sdt>
    <w:sdt>
      <w:sdtPr>
        <w:id w:val="1927675211"/>
        <w:tag w:val="goog_rdk_511"/>
      </w:sdtPr>
      <w:sdtContent>
        <w:p w:rsidR="00000000" w:rsidDel="00000000" w:rsidP="00000000" w:rsidRDefault="00000000" w:rsidRPr="00000000" w14:paraId="00000053">
          <w:pPr>
            <w:numPr>
              <w:ilvl w:val="0"/>
              <w:numId w:val="33"/>
            </w:numPr>
            <w:spacing w:after="0" w:before="24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33"/>
                </w:numPr>
                <w:spacing w:after="0" w:before="240" w:line="240" w:lineRule="auto"/>
                <w:ind w:left="720" w:hanging="360"/>
              </w:pPr>
            </w:pPrChange>
          </w:pPr>
          <w:sdt>
            <w:sdtPr>
              <w:id w:val="-1836259982"/>
              <w:tag w:val="goog_rdk_508"/>
            </w:sdtPr>
            <w:sdtContent>
              <w:del w:author="Monicaragavan" w:id="35" w:date="2026-09-23T08:08:22Z"/>
              <w:sdt>
                <w:sdtPr>
                  <w:id w:val="1096711182"/>
                  <w:tag w:val="goog_rdk_509"/>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Activity 5.1</w:delText>
                    </w:r>
                  </w:del>
                </w:sdtContent>
              </w:sdt>
              <w:del w:author="Monicaragavan" w:id="35" w:date="2026-09-23T08:08:22Z">
                <w:sdt>
                  <w:sdtPr>
                    <w:id w:val="1596524105"/>
                    <w:tag w:val="goog_rdk_510"/>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Perform testing with real-world use cases across all three planners.</w:delText>
                      <w:br w:type="textWrapping"/>
                    </w:r>
                  </w:sdtContent>
                </w:sdt>
              </w:del>
            </w:sdtContent>
          </w:sdt>
        </w:p>
      </w:sdtContent>
    </w:sdt>
    <w:sdt>
      <w:sdtPr>
        <w:id w:val="-1965939806"/>
        <w:tag w:val="goog_rdk_515"/>
      </w:sdtPr>
      <w:sdtContent>
        <w:p w:rsidR="00000000" w:rsidDel="00000000" w:rsidP="00000000" w:rsidRDefault="00000000" w:rsidRPr="00000000" w14:paraId="00000054">
          <w:pPr>
            <w:numPr>
              <w:ilvl w:val="0"/>
              <w:numId w:val="33"/>
            </w:numPr>
            <w:spacing w:after="0" w:before="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33"/>
                </w:numPr>
                <w:spacing w:after="0" w:before="0" w:line="240" w:lineRule="auto"/>
                <w:ind w:left="720" w:hanging="360"/>
              </w:pPr>
            </w:pPrChange>
          </w:pPr>
          <w:sdt>
            <w:sdtPr>
              <w:id w:val="-2103384909"/>
              <w:tag w:val="goog_rdk_512"/>
            </w:sdtPr>
            <w:sdtContent>
              <w:del w:author="Monicaragavan" w:id="35" w:date="2026-09-23T08:08:22Z"/>
              <w:sdt>
                <w:sdtPr>
                  <w:id w:val="495316902"/>
                  <w:tag w:val="goog_rdk_513"/>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Activity 5.2</w:delText>
                    </w:r>
                  </w:del>
                </w:sdtContent>
              </w:sdt>
              <w:del w:author="Monicaragavan" w:id="35" w:date="2026-09-23T08:08:22Z">
                <w:sdt>
                  <w:sdtPr>
                    <w:id w:val="224740266"/>
                    <w:tag w:val="goog_rdk_51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Evaluate Gemini response quality, budget adherence, and platform accuracy.</w:delText>
                      <w:br w:type="textWrapping"/>
                    </w:r>
                  </w:sdtContent>
                </w:sdt>
              </w:del>
            </w:sdtContent>
          </w:sdt>
        </w:p>
      </w:sdtContent>
    </w:sdt>
    <w:sdt>
      <w:sdtPr>
        <w:id w:val="1465939215"/>
        <w:tag w:val="goog_rdk_519"/>
      </w:sdtPr>
      <w:sdtContent>
        <w:p w:rsidR="00000000" w:rsidDel="00000000" w:rsidP="00000000" w:rsidRDefault="00000000" w:rsidRPr="00000000" w14:paraId="00000055">
          <w:pPr>
            <w:numPr>
              <w:ilvl w:val="0"/>
              <w:numId w:val="33"/>
            </w:numPr>
            <w:spacing w:after="0" w:before="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33"/>
                </w:numPr>
                <w:spacing w:after="0" w:before="0" w:line="240" w:lineRule="auto"/>
                <w:ind w:left="720" w:hanging="360"/>
              </w:pPr>
            </w:pPrChange>
          </w:pPr>
          <w:sdt>
            <w:sdtPr>
              <w:id w:val="1042986647"/>
              <w:tag w:val="goog_rdk_516"/>
            </w:sdtPr>
            <w:sdtContent>
              <w:del w:author="Monicaragavan" w:id="35" w:date="2026-09-23T08:08:22Z"/>
              <w:sdt>
                <w:sdtPr>
                  <w:id w:val="1817115507"/>
                  <w:tag w:val="goog_rdk_517"/>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Activity 5.3</w:delText>
                    </w:r>
                  </w:del>
                </w:sdtContent>
              </w:sdt>
              <w:del w:author="Monicaragavan" w:id="35" w:date="2026-09-23T08:08:22Z">
                <w:sdt>
                  <w:sdtPr>
                    <w:id w:val="1966911285"/>
                    <w:tag w:val="goog_rdk_518"/>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Optimize prompts and add validations to prevent input edge-case failures.</w:delText>
                      <w:br w:type="textWrapping"/>
                    </w:r>
                  </w:sdtContent>
                </w:sdt>
              </w:del>
            </w:sdtContent>
          </w:sdt>
        </w:p>
      </w:sdtContent>
    </w:sdt>
    <w:sdt>
      <w:sdtPr>
        <w:id w:val="-816201201"/>
        <w:tag w:val="goog_rdk_523"/>
      </w:sdtPr>
      <w:sdtContent>
        <w:p w:rsidR="00000000" w:rsidDel="00000000" w:rsidP="00000000" w:rsidRDefault="00000000" w:rsidRPr="00000000" w14:paraId="00000056">
          <w:pPr>
            <w:numPr>
              <w:ilvl w:val="0"/>
              <w:numId w:val="33"/>
            </w:numPr>
            <w:spacing w:after="240" w:before="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33"/>
                </w:numPr>
                <w:spacing w:after="240" w:before="0" w:line="240" w:lineRule="auto"/>
                <w:ind w:left="720" w:hanging="360"/>
              </w:pPr>
            </w:pPrChange>
          </w:pPr>
          <w:sdt>
            <w:sdtPr>
              <w:id w:val="-1153614135"/>
              <w:tag w:val="goog_rdk_520"/>
            </w:sdtPr>
            <w:sdtContent>
              <w:del w:author="Monicaragavan" w:id="35" w:date="2026-09-23T08:08:22Z"/>
              <w:sdt>
                <w:sdtPr>
                  <w:id w:val="-357061023"/>
                  <w:tag w:val="goog_rdk_521"/>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Activity 5.4</w:delText>
                    </w:r>
                  </w:del>
                </w:sdtContent>
              </w:sdt>
              <w:del w:author="Monicaragavan" w:id="35" w:date="2026-09-23T08:08:22Z">
                <w:sdt>
                  <w:sdtPr>
                    <w:id w:val="777630455"/>
                    <w:tag w:val="goog_rdk_522"/>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Add fallback/default recommendations when AI returns insufficient results.</w:delText>
                      <w:br w:type="textWrapping"/>
                    </w:r>
                  </w:sdtContent>
                </w:sdt>
              </w:del>
            </w:sdtContent>
          </w:sdt>
        </w:p>
      </w:sdtContent>
    </w:sdt>
    <w:sdt>
      <w:sdtPr>
        <w:id w:val="-1631852159"/>
        <w:tag w:val="goog_rdk_526"/>
      </w:sdtPr>
      <w:sdtContent>
        <w:p w:rsidR="00000000" w:rsidDel="00000000" w:rsidP="00000000" w:rsidRDefault="00000000" w:rsidRPr="00000000" w14:paraId="00000057">
          <w:pPr>
            <w:spacing w:after="280" w:before="280" w:line="240" w:lineRule="auto"/>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771579767"/>
              <w:tag w:val="goog_rdk_524"/>
            </w:sdtPr>
            <w:sdtContent>
              <w:del w:author="Monicaragavan" w:id="35" w:date="2026-09-23T08:08:22Z"/>
              <w:sdt>
                <w:sdtPr>
                  <w:id w:val="-1739653474"/>
                  <w:tag w:val="goog_rdk_52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351975955"/>
        <w:tag w:val="goog_rdk_529"/>
      </w:sdtPr>
      <w:sdtContent>
        <w:p w:rsidR="00000000" w:rsidDel="00000000" w:rsidP="00000000" w:rsidRDefault="00000000" w:rsidRPr="00000000" w14:paraId="00000058">
          <w:pPr>
            <w:spacing w:after="280" w:before="280" w:line="240" w:lineRule="auto"/>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382466564"/>
              <w:tag w:val="goog_rdk_527"/>
            </w:sdtPr>
            <w:sdtContent>
              <w:del w:author="Monicaragavan" w:id="35" w:date="2026-09-23T08:08:22Z"/>
              <w:sdt>
                <w:sdtPr>
                  <w:id w:val="110915728"/>
                  <w:tag w:val="goog_rdk_52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78847423"/>
        <w:tag w:val="goog_rdk_532"/>
      </w:sdtPr>
      <w:sdtContent>
        <w:p w:rsidR="00000000" w:rsidDel="00000000" w:rsidP="00000000" w:rsidRDefault="00000000" w:rsidRPr="00000000" w14:paraId="00000059">
          <w:pPr>
            <w:spacing w:after="280" w:before="280" w:line="240" w:lineRule="auto"/>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2049598534"/>
              <w:tag w:val="goog_rdk_530"/>
            </w:sdtPr>
            <w:sdtContent>
              <w:del w:author="Monicaragavan" w:id="35" w:date="2026-09-23T08:08:22Z"/>
              <w:sdt>
                <w:sdtPr>
                  <w:id w:val="-570433553"/>
                  <w:tag w:val="goog_rdk_531"/>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841730536"/>
        <w:tag w:val="goog_rdk_540"/>
      </w:sdtPr>
      <w:sdtContent>
        <w:p w:rsidR="00000000" w:rsidDel="00000000" w:rsidP="00000000" w:rsidRDefault="00000000" w:rsidRPr="00000000" w14:paraId="0000005A">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401089059"/>
              <w:tag w:val="goog_rdk_535"/>
            </w:sdtPr>
            <w:sdtContent>
              <w:ins w:author="Anish Anbarasan" w:id="53" w:date="2026-09-22T14:35:10Z">
                <w:sdt>
                  <w:sdtPr>
                    <w:id w:val="1429805306"/>
                    <w:tag w:val="goog_rdk_536"/>
                  </w:sdtPr>
                  <w:sdtContent>
                    <w:del w:author="Monicaragavan" w:id="35" w:date="2026-09-23T08:08:22Z"/>
                  </w:sdtContent>
                </w:sdt>
              </w:ins>
              <w:sdt>
                <w:sdtPr>
                  <w:id w:val="-1140294942"/>
                  <w:tag w:val="goog_rdk_537"/>
                </w:sdtPr>
                <w:sdtContent>
                  <w:ins w:author="Anish Anbarasan" w:id="53" w:date="2026-09-22T14:35:10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tab/>
                        <w:tab/>
                      </w:r>
                    </w:del>
                  </w:ins>
                </w:sdtContent>
              </w:sdt>
              <w:ins w:author="Anish Anbarasan" w:id="53" w:date="2026-09-22T14:35:10Z">
                <w:del w:author="Monicaragavan" w:id="35" w:date="2026-09-23T08:08:22Z"/>
              </w:ins>
            </w:sdtContent>
          </w:sdt>
          <w:sdt>
            <w:sdtPr>
              <w:id w:val="931581688"/>
              <w:tag w:val="goog_rdk_538"/>
            </w:sdtPr>
            <w:sdtContent>
              <w:del w:author="Monicaragavan" w:id="35" w:date="2026-09-23T08:08:22Z"/>
              <w:sdt>
                <w:sdtPr>
                  <w:id w:val="-359516131"/>
                  <w:tag w:val="goog_rdk_539"/>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859290075"/>
        <w:tag w:val="goog_rdk_543"/>
      </w:sdtPr>
      <w:sdtContent>
        <w:p w:rsidR="00000000" w:rsidDel="00000000" w:rsidP="00000000" w:rsidRDefault="00000000" w:rsidRPr="00000000" w14:paraId="0000005B">
          <w:pPr>
            <w:spacing w:after="280" w:before="280" w:line="240" w:lineRule="auto"/>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987413895"/>
              <w:tag w:val="goog_rdk_541"/>
            </w:sdtPr>
            <w:sdtContent>
              <w:del w:author="Monicaragavan" w:id="35" w:date="2026-09-23T08:08:22Z"/>
              <w:sdt>
                <w:sdtPr>
                  <w:id w:val="-731932136"/>
                  <w:tag w:val="goog_rdk_54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024473720"/>
        <w:tag w:val="goog_rdk_546"/>
      </w:sdtPr>
      <w:sdtContent>
        <w:p w:rsidR="00000000" w:rsidDel="00000000" w:rsidP="00000000" w:rsidRDefault="00000000" w:rsidRPr="00000000" w14:paraId="0000005C">
          <w:pPr>
            <w:spacing w:after="280" w:before="280" w:line="240" w:lineRule="auto"/>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343042790"/>
              <w:tag w:val="goog_rdk_544"/>
            </w:sdtPr>
            <w:sdtContent>
              <w:del w:author="Monicaragavan" w:id="35" w:date="2026-09-23T08:08:22Z"/>
              <w:sdt>
                <w:sdtPr>
                  <w:id w:val="-1045937506"/>
                  <w:tag w:val="goog_rdk_54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874426519"/>
        <w:tag w:val="goog_rdk_549"/>
      </w:sdtPr>
      <w:sdtContent>
        <w:p w:rsidR="00000000" w:rsidDel="00000000" w:rsidP="00000000" w:rsidRDefault="00000000" w:rsidRPr="00000000" w14:paraId="0000005D">
          <w:pPr>
            <w:spacing w:after="280" w:before="280" w:line="240" w:lineRule="auto"/>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844176161"/>
              <w:tag w:val="goog_rdk_547"/>
            </w:sdtPr>
            <w:sdtContent>
              <w:del w:author="Monicaragavan" w:id="35" w:date="2026-09-23T08:08:22Z"/>
              <w:sdt>
                <w:sdtPr>
                  <w:id w:val="-1089649979"/>
                  <w:tag w:val="goog_rdk_54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803010547"/>
        <w:tag w:val="goog_rdk_552"/>
      </w:sdtPr>
      <w:sdtContent>
        <w:p w:rsidR="00000000" w:rsidDel="00000000" w:rsidP="00000000" w:rsidRDefault="00000000" w:rsidRPr="00000000" w14:paraId="0000005E">
          <w:pPr>
            <w:pStyle w:val="Heading2"/>
            <w:keepNext w:val="0"/>
            <w:keepLines w:val="0"/>
            <w:spacing w:after="80" w:before="360" w:line="240" w:lineRule="auto"/>
            <w:jc w:val="both"/>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color w:val="000000"/>
                  <w:sz w:val="24"/>
                  <w:szCs w:val="24"/>
                </w:rPr>
              </w:rPrChange>
            </w:rPr>
          </w:pPr>
          <w:sdt>
            <w:sdtPr>
              <w:id w:val="-2134114325"/>
              <w:tag w:val="goog_rdk_550"/>
            </w:sdtPr>
            <w:sdtContent>
              <w:del w:author="Monicaragavan" w:id="35" w:date="2026-09-23T08:08:22Z"/>
              <w:sdt>
                <w:sdtPr>
                  <w:id w:val="-88967134"/>
                  <w:tag w:val="goog_rdk_551"/>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color w:val="000000"/>
                            <w:sz w:val="24"/>
                            <w:szCs w:val="24"/>
                          </w:rPr>
                        </w:rPrChange>
                      </w:rPr>
                      <w:delText xml:space="preserve">MILESTONE 1: Gemini AI Initialization</w:delText>
                    </w:r>
                  </w:del>
                </w:sdtContent>
              </w:sdt>
              <w:del w:author="Monicaragavan" w:id="35" w:date="2026-09-23T08:08:22Z">
                <w:bookmarkStart w:colFirst="0" w:colLast="0" w:name="_heading=h.aierybygwtjs" w:id="8"/>
                <w:bookmarkEnd w:id="8"/>
              </w:del>
            </w:sdtContent>
          </w:sdt>
        </w:p>
      </w:sdtContent>
    </w:sdt>
    <w:sdt>
      <w:sdtPr>
        <w:id w:val="-1018382610"/>
        <w:tag w:val="goog_rdk_560"/>
      </w:sdtPr>
      <w:sdtContent>
        <w:p w:rsidR="00000000" w:rsidDel="00000000" w:rsidP="00000000" w:rsidRDefault="00000000" w:rsidRPr="00000000" w14:paraId="0000005F">
          <w:pPr>
            <w:spacing w:after="240" w:before="240" w:line="240" w:lineRule="auto"/>
            <w:jc w:val="both"/>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pPr>
          <w:sdt>
            <w:sdtPr>
              <w:id w:val="1606411656"/>
              <w:tag w:val="goog_rdk_553"/>
            </w:sdtPr>
            <w:sdtContent>
              <w:del w:author="Monicaragavan" w:id="35" w:date="2026-09-23T08:08:22Z"/>
              <w:sdt>
                <w:sdtPr>
                  <w:id w:val="-1302391960"/>
                  <w:tag w:val="goog_rdk_554"/>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In this foundational stage, the objective is to establish and configure the core AI infrastructure required to power </w:delText>
                    </w:r>
                  </w:del>
                </w:sdtContent>
              </w:sdt>
              <w:del w:author="Monicaragavan" w:id="35" w:date="2026-09-23T08:08:22Z">
                <w:sdt>
                  <w:sdtPr>
                    <w:id w:val="222114751"/>
                    <w:tag w:val="goog_rdk_555"/>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PocketSmart AI</w:delText>
                    </w:r>
                  </w:sdtContent>
                </w:sdt>
                <w:sdt>
                  <w:sdtPr>
                    <w:id w:val="1129988317"/>
                    <w:tag w:val="goog_rdk_55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The platform relies on </w:delText>
                    </w:r>
                  </w:sdtContent>
                </w:sdt>
                <w:sdt>
                  <w:sdtPr>
                    <w:id w:val="1176180092"/>
                    <w:tag w:val="goog_rdk_557"/>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Gemini 1.5 Flash Pro</w:delText>
                    </w:r>
                  </w:sdtContent>
                </w:sdt>
                <w:sdt>
                  <w:sdtPr>
                    <w:id w:val="1425453516"/>
                    <w:tag w:val="goog_rdk_558"/>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delText>
                    </w:r>
                  </w:sdtContent>
                </w:sdt>
                <w:sdt>
                  <w:sdtPr>
                    <w:id w:val="694072934"/>
                    <w:tag w:val="goog_rdk_559"/>
                  </w:sdtPr>
                  <w:sdtContent>
                    <w:r w:rsidDel="00000000" w:rsidR="00000000" w:rsidRPr="00000000">
                      <w:rPr>
                        <w:rtl w:val="0"/>
                      </w:rPr>
                    </w:r>
                  </w:sdtContent>
                </w:sdt>
              </w:del>
            </w:sdtContent>
          </w:sdt>
        </w:p>
      </w:sdtContent>
    </w:sdt>
    <w:sdt>
      <w:sdtPr>
        <w:id w:val="1709473123"/>
        <w:tag w:val="goog_rdk_565"/>
      </w:sdtPr>
      <w:sdtContent>
        <w:p w:rsidR="00000000" w:rsidDel="00000000" w:rsidP="00000000" w:rsidRDefault="00000000" w:rsidRPr="00000000" w14:paraId="00000060">
          <w:pPr>
            <w:pStyle w:val="Heading3"/>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332203433"/>
              <w:tag w:val="goog_rdk_561"/>
            </w:sdtPr>
            <w:sdtContent>
              <w:del w:author="Monicaragavan" w:id="35" w:date="2026-09-23T08:08:22Z"/>
              <w:sdt>
                <w:sdtPr>
                  <w:id w:val="-1077062850"/>
                  <w:tag w:val="goog_rdk_562"/>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b w:val="1"/>
                            <w:bCs w:val="1"/>
                            <w:sz w:val="24"/>
                            <w:szCs w:val="24"/>
                          </w:rPr>
                        </w:rPrChange>
                      </w:rPr>
                      <w:delText xml:space="preserve">●</w:delText>
                    </w:r>
                  </w:del>
                </w:sdtContent>
              </w:sdt>
              <w:del w:author="Monicaragavan" w:id="35" w:date="2026-09-23T08:08:22Z">
                <w:sdt>
                  <w:sdtPr>
                    <w:id w:val="-722031103"/>
                    <w:tag w:val="goog_rdk_563"/>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 </w:delText>
                    </w:r>
                  </w:sdtContent>
                </w:sdt>
                <w:sdt>
                  <w:sdtPr>
                    <w:id w:val="-1804795963"/>
                    <w:tag w:val="goog_rdk_56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Activity 1.1: Set up Google Cloud account and enable Gemini API</w:delText>
                    </w:r>
                  </w:sdtContent>
                </w:sdt>
              </w:del>
            </w:sdtContent>
          </w:sdt>
        </w:p>
      </w:sdtContent>
    </w:sdt>
    <w:sdt>
      <w:sdtPr>
        <w:id w:val="1764729092"/>
        <w:tag w:val="goog_rdk_581"/>
      </w:sdtPr>
      <w:sdtContent>
        <w:p w:rsidR="00000000" w:rsidDel="00000000" w:rsidP="00000000" w:rsidRDefault="00000000" w:rsidRPr="00000000" w14:paraId="00000061">
          <w:pPr>
            <w:pStyle w:val="Heading3"/>
            <w:numPr>
              <w:ilvl w:val="0"/>
              <w:numId w:val="26"/>
            </w:numPr>
            <w:spacing w:after="280" w:before="280" w:lineRule="auto"/>
            <w:ind w:left="720" w:hanging="360"/>
            <w:rPr>
              <w:del w:author="Monicaragavan" w:id="35" w:date="2026-09-23T08:08:22Z"/>
              <w:rFonts w:ascii="Cambria" w:cs="Cambria" w:eastAsia="Cambria" w:hAnsi="Cambria"/>
              <w:b w:val="0"/>
              <w:bCs w:val="0"/>
              <w:strike w:val="1"/>
              <w:sz w:val="22"/>
              <w:szCs w:val="22"/>
              <w:rPrChange w:author="Deepii Deepa" w:id="23" w:date="2026-09-23T12:38:09Z">
                <w:rPr>
                  <w:rFonts w:ascii="Cambria" w:cs="Cambria" w:eastAsia="Cambria" w:hAnsi="Cambria"/>
                  <w:b w:val="0"/>
                  <w:bCs w:val="0"/>
                  <w:sz w:val="22"/>
                  <w:szCs w:val="22"/>
                </w:rPr>
              </w:rPrChange>
            </w:rPr>
            <w:pPrChange w:author="Deepii Deepa" w:id="0" w:date="2026-09-23T12:38:09Z">
              <w:pPr>
                <w:pStyle w:val="Heading3"/>
                <w:numPr>
                  <w:ilvl w:val="0"/>
                  <w:numId w:val="26"/>
                </w:numPr>
                <w:spacing w:after="280" w:before="280" w:lineRule="auto"/>
                <w:ind w:left="720" w:hanging="360"/>
              </w:pPr>
            </w:pPrChange>
          </w:pPr>
          <w:sdt>
            <w:sdtPr>
              <w:id w:val="-1113031806"/>
              <w:tag w:val="goog_rdk_566"/>
            </w:sdtPr>
            <w:sdtContent>
              <w:del w:author="Monicaragavan" w:id="35" w:date="2026-09-23T08:08:22Z"/>
              <w:sdt>
                <w:sdtPr>
                  <w:id w:val="306161731"/>
                  <w:tag w:val="goog_rdk_567"/>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sz w:val="22"/>
                            <w:szCs w:val="22"/>
                          </w:rPr>
                        </w:rPrChange>
                      </w:rPr>
                      <w:delText xml:space="preserve">Sign in or create a Google Cloud account via </w:delText>
                    </w:r>
                  </w:del>
                </w:sdtContent>
              </w:sdt>
              <w:del w:author="Monicaragavan" w:id="35" w:date="2026-09-23T08:08:22Z">
                <w:r w:rsidDel="00000000" w:rsidR="00000000" w:rsidRPr="00000000">
                  <w:fldChar w:fldCharType="begin"/>
                </w:r>
                <w:r w:rsidDel="00000000" w:rsidR="00000000" w:rsidRPr="00000000">
                  <w:delInstrText xml:space="preserve">HYPERLINK "http://console.cloud.google.com"</w:delInstrText>
                </w:r>
                <w:r w:rsidDel="00000000" w:rsidR="00000000" w:rsidRPr="00000000">
                  <w:fldChar w:fldCharType="separate"/>
                </w:r>
                <w:sdt>
                  <w:sdtPr>
                    <w:id w:val="452256061"/>
                    <w:tag w:val="goog_rdk_568"/>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color w:val="1155cc"/>
                            <w:sz w:val="22"/>
                            <w:szCs w:val="22"/>
                            <w:u w:val="single"/>
                          </w:rPr>
                        </w:rPrChange>
                      </w:rPr>
                      <w:delText xml:space="preserve">console</w:delText>
                    </w:r>
                  </w:sdtContent>
                </w:sdt>
                <w:r w:rsidDel="00000000" w:rsidR="00000000" w:rsidRPr="00000000">
                  <w:fldChar w:fldCharType="end"/>
                </w:r>
                <w:r w:rsidDel="00000000" w:rsidR="00000000" w:rsidRPr="00000000">
                  <w:fldChar w:fldCharType="begin"/>
                </w:r>
                <w:r w:rsidDel="00000000" w:rsidR="00000000" w:rsidRPr="00000000">
                  <w:delInstrText xml:space="preserve">HYPERLINK "http://console.cloud.google.com"</w:delInstrText>
                </w:r>
                <w:r w:rsidDel="00000000" w:rsidR="00000000" w:rsidRPr="00000000">
                  <w:fldChar w:fldCharType="separate"/>
                </w:r>
                <w:sdt>
                  <w:sdtPr>
                    <w:id w:val="-1402303856"/>
                    <w:tag w:val="goog_rdk_569"/>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color w:val="1155cc"/>
                            <w:sz w:val="22"/>
                            <w:szCs w:val="22"/>
                            <w:u w:val="single"/>
                          </w:rPr>
                        </w:rPrChange>
                      </w:rPr>
                      <w:delText xml:space="preserve">.cloud.google.co</w:delText>
                    </w:r>
                  </w:sdtContent>
                </w:sdt>
                <w:r w:rsidDel="00000000" w:rsidR="00000000" w:rsidRPr="00000000">
                  <w:fldChar w:fldCharType="end"/>
                </w:r>
              </w:del>
            </w:sdtContent>
          </w:sdt>
          <w:sdt>
            <w:sdtPr>
              <w:id w:val="-1945325998"/>
              <w:tag w:val="goog_rdk_570"/>
            </w:sdtPr>
            <w:sdtContent>
              <w:ins w:author="Sridhar R" w:id="54" w:date="2026-09-22T14:51:45Z">
                <w:sdt>
                  <w:sdtPr>
                    <w:id w:val="1012952900"/>
                    <w:tag w:val="goog_rdk_571"/>
                  </w:sdtPr>
                  <w:sdtContent>
                    <w:del w:author="Monicaragavan" w:id="35" w:date="2026-09-23T08:08:22Z">
                      <w:r w:rsidDel="00000000" w:rsidR="00000000" w:rsidRPr="00000000">
                        <w:fldChar w:fldCharType="begin"/>
                      </w:r>
                      <w:r w:rsidDel="00000000" w:rsidR="00000000" w:rsidRPr="00000000">
                        <w:delInstrText xml:space="preserve">HYPERLINK "http://console.cloud.google.com"</w:delInstrText>
                      </w:r>
                      <w:r w:rsidDel="00000000" w:rsidR="00000000" w:rsidRPr="00000000">
                        <w:fldChar w:fldCharType="separate"/>
                      </w:r>
                      <w:sdt>
                        <w:sdtPr>
                          <w:id w:val="116064836"/>
                          <w:tag w:val="goog_rdk_572"/>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color w:val="1155cc"/>
                                  <w:sz w:val="22"/>
                                  <w:szCs w:val="22"/>
                                  <w:u w:val="single"/>
                                </w:rPr>
                              </w:rPrChange>
                            </w:rPr>
                            <w:delText xml:space="preserve">console</w:delText>
                          </w:r>
                        </w:sdtContent>
                      </w:sdt>
                      <w:r w:rsidDel="00000000" w:rsidR="00000000" w:rsidRPr="00000000">
                        <w:fldChar w:fldCharType="end"/>
                      </w:r>
                    </w:del>
                  </w:sdtContent>
                </w:sdt>
              </w:ins>
            </w:sdtContent>
          </w:sdt>
          <w:sdt>
            <w:sdtPr>
              <w:id w:val="-1464795062"/>
              <w:tag w:val="goog_rdk_573"/>
            </w:sdtPr>
            <w:sdtContent>
              <w:del w:author="Monicaragavan" w:id="35" w:date="2026-09-23T08:08:22Z">
                <w:r w:rsidDel="00000000" w:rsidR="00000000" w:rsidRPr="00000000">
                  <w:fldChar w:fldCharType="begin"/>
                </w:r>
                <w:r w:rsidDel="00000000" w:rsidR="00000000" w:rsidRPr="00000000">
                  <w:delInstrText xml:space="preserve">HYPERLINK "http://console.cloud.google.com"</w:delInstrText>
                </w:r>
                <w:r w:rsidDel="00000000" w:rsidR="00000000" w:rsidRPr="00000000">
                  <w:fldChar w:fldCharType="separate"/>
                </w:r>
                <w:sdt>
                  <w:sdtPr>
                    <w:id w:val="506444708"/>
                    <w:tag w:val="goog_rdk_57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color w:val="1155cc"/>
                            <w:sz w:val="22"/>
                            <w:szCs w:val="22"/>
                            <w:u w:val="single"/>
                          </w:rPr>
                        </w:rPrChange>
                      </w:rPr>
                      <w:delText xml:space="preserve">m</w:delText>
                    </w:r>
                  </w:sdtContent>
                </w:sdt>
                <w:r w:rsidDel="00000000" w:rsidR="00000000" w:rsidRPr="00000000">
                  <w:fldChar w:fldCharType="end"/>
                </w:r>
              </w:del>
              <w:sdt>
                <w:sdtPr>
                  <w:id w:val="1993060041"/>
                  <w:tag w:val="goog_rdk_57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sz w:val="22"/>
                            <w:szCs w:val="22"/>
                          </w:rPr>
                        </w:rPrChange>
                      </w:rPr>
                      <w:delText xml:space="preserve">.</w:delText>
                    </w:r>
                  </w:del>
                </w:sdtContent>
              </w:sdt>
              <w:del w:author="Monicaragavan" w:id="35" w:date="2026-09-23T08:08:22Z"/>
            </w:sdtContent>
          </w:sdt>
          <w:sdt>
            <w:sdtPr>
              <w:id w:val="464145476"/>
              <w:tag w:val="goog_rdk_576"/>
            </w:sdtPr>
            <w:sdtContent>
              <w:ins w:author="Anonymous" w:id="55" w:date="2026-09-22T11:36:18Z">
                <w:sdt>
                  <w:sdtPr>
                    <w:id w:val="1069674096"/>
                    <w:tag w:val="goog_rdk_577"/>
                  </w:sdtPr>
                  <w:sdtContent>
                    <w:del w:author="Monicaragavan" w:id="35" w:date="2026-09-23T08:08:22Z"/>
                  </w:sdtContent>
                </w:sdt>
              </w:ins>
              <w:sdt>
                <w:sdtPr>
                  <w:id w:val="-608011785"/>
                  <w:tag w:val="goog_rdk_578"/>
                </w:sdtPr>
                <w:sdtContent>
                  <w:ins w:author="Anonymous" w:id="55" w:date="2026-09-22T11:36:18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sz w:val="22"/>
                              <w:szCs w:val="22"/>
                            </w:rPr>
                          </w:rPrChange>
                        </w:rPr>
                        <w:tab/>
                      </w:r>
                    </w:del>
                  </w:ins>
                </w:sdtContent>
              </w:sdt>
              <w:ins w:author="Anonymous" w:id="55" w:date="2026-09-22T11:36:18Z">
                <w:del w:author="Monicaragavan" w:id="35" w:date="2026-09-23T08:08:22Z"/>
              </w:ins>
            </w:sdtContent>
          </w:sdt>
          <w:sdt>
            <w:sdtPr>
              <w:id w:val="-1019936520"/>
              <w:tag w:val="goog_rdk_579"/>
            </w:sdtPr>
            <w:sdtContent>
              <w:del w:author="Monicaragavan" w:id="35" w:date="2026-09-23T08:08:22Z"/>
              <w:sdt>
                <w:sdtPr>
                  <w:id w:val="-729060962"/>
                  <w:tag w:val="goog_rdk_58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487809694"/>
        <w:tag w:val="goog_rdk_589"/>
      </w:sdtPr>
      <w:sdtContent>
        <w:p w:rsidR="00000000" w:rsidDel="00000000" w:rsidP="00000000" w:rsidRDefault="00000000" w:rsidRPr="00000000" w14:paraId="00000062">
          <w:pPr>
            <w:pStyle w:val="Heading3"/>
            <w:spacing w:after="280" w:before="280" w:lineRule="auto"/>
            <w:ind w:left="720" w:right="-111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0"/>
                  <w:bCs w:val="0"/>
                  <w:sz w:val="22"/>
                  <w:szCs w:val="22"/>
                </w:rPr>
              </w:rPrChange>
            </w:rPr>
            <w:pPrChange w:author="Mohana sundhiri Mona" w:id="0" w:date="2026-09-22T08:53:08Z">
              <w:pPr>
                <w:pStyle w:val="Heading3"/>
                <w:spacing w:after="280" w:before="280" w:lineRule="auto"/>
                <w:ind w:left="720" w:firstLine="0"/>
              </w:pPr>
            </w:pPrChange>
          </w:pPr>
          <w:sdt>
            <w:sdtPr>
              <w:id w:val="1004401529"/>
              <w:tag w:val="goog_rdk_582"/>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b w:val="0"/>
                        <w:bCs w:val="0"/>
                        <w:sz w:val="24"/>
                        <w:szCs w:val="24"/>
                      </w:rPr>
                    </w:rPrChange>
                  </w:rPr>
                  <w:drawing>
                    <wp:inline distB="114300" distT="114300" distL="114300" distR="114300">
                      <wp:extent cx="5731200" cy="2717800"/>
                      <wp:effectExtent b="0" l="0" r="0" t="0"/>
                      <wp:docPr id="202"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731200" cy="2717800"/>
                              </a:xfrm>
                              <a:prstGeom prst="rect"/>
                              <a:ln/>
                            </pic:spPr>
                          </pic:pic>
                        </a:graphicData>
                      </a:graphic>
                    </wp:inline>
                  </w:drawing>
                </w:r>
              </w:del>
              <w:sdt>
                <w:sdtPr>
                  <w:id w:val="-1272259614"/>
                  <w:tag w:val="goog_rdk_583"/>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sz w:val="22"/>
                            <w:szCs w:val="22"/>
                          </w:rPr>
                        </w:rPrChange>
                      </w:rPr>
                      <w:br w:type="textWrapping"/>
                    </w:r>
                  </w:del>
                </w:sdtContent>
              </w:sdt>
              <w:del w:author="Monicaragavan" w:id="35" w:date="2026-09-23T08:08:22Z"/>
            </w:sdtContent>
          </w:sdt>
          <w:sdt>
            <w:sdtPr>
              <w:id w:val="-415118602"/>
              <w:tag w:val="goog_rdk_584"/>
            </w:sdtPr>
            <w:sdtContent>
              <w:ins w:author="Mohammed Saad" w:id="56" w:date="2026-09-23T10:50:47Z">
                <w:sdt>
                  <w:sdtPr>
                    <w:id w:val="716233553"/>
                    <w:tag w:val="goog_rdk_585"/>
                  </w:sdtPr>
                  <w:sdtContent>
                    <w:del w:author="Monicaragavan" w:id="35" w:date="2026-09-23T08:08:22Z"/>
                  </w:sdtContent>
                </w:sdt>
              </w:ins>
              <w:sdt>
                <w:sdtPr>
                  <w:id w:val="-639709882"/>
                  <w:tag w:val="goog_rdk_586"/>
                </w:sdtPr>
                <w:sdtContent>
                  <w:ins w:author="Mohammed Saad" w:id="56" w:date="2026-09-23T10:50:47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sz w:val="22"/>
                              <w:szCs w:val="22"/>
                            </w:rPr>
                          </w:rPrChange>
                        </w:rPr>
                        <w:delText xml:space="preserve">i</w:delText>
                      </w:r>
                    </w:del>
                  </w:ins>
                </w:sdtContent>
              </w:sdt>
              <w:ins w:author="Mohammed Saad" w:id="56" w:date="2026-09-23T10:50:47Z">
                <w:del w:author="Monicaragavan" w:id="35" w:date="2026-09-23T08:08:22Z"/>
              </w:ins>
            </w:sdtContent>
          </w:sdt>
          <w:sdt>
            <w:sdtPr>
              <w:id w:val="535729562"/>
              <w:tag w:val="goog_rdk_587"/>
            </w:sdtPr>
            <w:sdtContent>
              <w:del w:author="Monicaragavan" w:id="35" w:date="2026-09-23T08:08:22Z"/>
              <w:sdt>
                <w:sdtPr>
                  <w:id w:val="-19483670"/>
                  <w:tag w:val="goog_rdk_58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278623725"/>
        <w:tag w:val="goog_rdk_597"/>
      </w:sdtPr>
      <w:sdtContent>
        <w:p w:rsidR="00000000" w:rsidDel="00000000" w:rsidP="00000000" w:rsidRDefault="00000000" w:rsidRPr="00000000" w14:paraId="00000063">
          <w:pPr>
            <w:pStyle w:val="Heading3"/>
            <w:numPr>
              <w:ilvl w:val="0"/>
              <w:numId w:val="26"/>
            </w:numPr>
            <w:spacing w:after="280" w:before="280" w:lineRule="auto"/>
            <w:ind w:left="720" w:hanging="360"/>
            <w:rPr>
              <w:del w:author="Monicaragavan" w:id="35" w:date="2026-09-23T08:08:22Z"/>
              <w:rFonts w:ascii="Cambria" w:cs="Cambria" w:eastAsia="Cambria" w:hAnsi="Cambria"/>
              <w:b w:val="0"/>
              <w:bCs w:val="0"/>
              <w:strike w:val="1"/>
              <w:sz w:val="22"/>
              <w:szCs w:val="22"/>
              <w:rPrChange w:author="Deepii Deepa" w:id="23" w:date="2026-09-23T12:38:09Z">
                <w:rPr>
                  <w:rFonts w:ascii="Cambria" w:cs="Cambria" w:eastAsia="Cambria" w:hAnsi="Cambria"/>
                  <w:b w:val="0"/>
                  <w:bCs w:val="0"/>
                  <w:sz w:val="22"/>
                  <w:szCs w:val="22"/>
                </w:rPr>
              </w:rPrChange>
            </w:rPr>
            <w:pPrChange w:author="Deepii Deepa" w:id="0" w:date="2026-09-23T12:38:09Z">
              <w:pPr>
                <w:pStyle w:val="Heading3"/>
                <w:numPr>
                  <w:ilvl w:val="0"/>
                  <w:numId w:val="26"/>
                </w:numPr>
                <w:spacing w:after="280" w:before="280" w:lineRule="auto"/>
                <w:ind w:left="720" w:hanging="360"/>
              </w:pPr>
            </w:pPrChange>
          </w:pPr>
          <w:sdt>
            <w:sdtPr>
              <w:id w:val="-643023025"/>
              <w:tag w:val="goog_rdk_592"/>
            </w:sdtPr>
            <w:sdtContent>
              <w:ins w:author="Nivetha 2008" w:id="58" w:date="2026-09-22T12:33:28Z">
                <w:sdt>
                  <w:sdtPr>
                    <w:id w:val="1964453"/>
                    <w:tag w:val="goog_rdk_593"/>
                  </w:sdtPr>
                  <w:sdtContent>
                    <w:del w:author="Monicaragavan" w:id="35" w:date="2026-09-23T08:08:22Z"/>
                  </w:sdtContent>
                </w:sdt>
              </w:ins>
              <w:sdt>
                <w:sdtPr>
                  <w:id w:val="-1816699385"/>
                  <w:tag w:val="goog_rdk_594"/>
                </w:sdtPr>
                <w:sdtContent>
                  <w:ins w:author="Nivetha 2008" w:id="58" w:date="2026-09-22T12:33:28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sz w:val="22"/>
                              <w:szCs w:val="22"/>
                            </w:rPr>
                          </w:rPrChange>
                        </w:rPr>
                        <w:delText xml:space="preserve"> </w:delText>
                      </w:r>
                    </w:del>
                  </w:ins>
                </w:sdtContent>
              </w:sdt>
              <w:ins w:author="Nivetha 2008" w:id="58" w:date="2026-09-22T12:33:28Z">
                <w:del w:author="Monicaragavan" w:id="35" w:date="2026-09-23T08:08:22Z"/>
              </w:ins>
            </w:sdtContent>
          </w:sdt>
          <w:sdt>
            <w:sdtPr>
              <w:id w:val="977842587"/>
              <w:tag w:val="goog_rdk_595"/>
            </w:sdtPr>
            <w:sdtContent>
              <w:del w:author="Monicaragavan" w:id="35" w:date="2026-09-23T08:08:22Z"/>
              <w:sdt>
                <w:sdtPr>
                  <w:id w:val="1237576883"/>
                  <w:tag w:val="goog_rdk_596"/>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sz w:val="22"/>
                            <w:szCs w:val="22"/>
                          </w:rPr>
                        </w:rPrChange>
                      </w:rPr>
                      <w:delText xml:space="preserve">Accept all terms and conditions and click on Get API key </w:delText>
                    </w:r>
                  </w:del>
                </w:sdtContent>
              </w:sdt>
              <w:del w:author="Monicaragavan" w:id="35" w:date="2026-09-23T08:08:22Z"/>
            </w:sdtContent>
          </w:sdt>
        </w:p>
      </w:sdtContent>
    </w:sdt>
    <w:sdt>
      <w:sdtPr>
        <w:id w:val="-207474410"/>
        <w:tag w:val="goog_rdk_600"/>
      </w:sdtPr>
      <w:sdtContent>
        <w:p w:rsidR="00000000" w:rsidDel="00000000" w:rsidP="00000000" w:rsidRDefault="00000000" w:rsidRPr="00000000" w14:paraId="00000064">
          <w:pPr>
            <w:pStyle w:val="Heading3"/>
            <w:spacing w:after="280" w:before="28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0"/>
                  <w:bCs w:val="0"/>
                  <w:sz w:val="22"/>
                  <w:szCs w:val="22"/>
                </w:rPr>
              </w:rPrChange>
            </w:rPr>
          </w:pPr>
          <w:sdt>
            <w:sdtPr>
              <w:id w:val="-143288367"/>
              <w:tag w:val="goog_rdk_598"/>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b w:val="0"/>
                        <w:bCs w:val="0"/>
                        <w:sz w:val="22"/>
                        <w:szCs w:val="22"/>
                      </w:rPr>
                    </w:rPrChange>
                  </w:rPr>
                  <w:drawing>
                    <wp:inline distB="114300" distT="114300" distL="114300" distR="114300">
                      <wp:extent cx="5731200" cy="2806700"/>
                      <wp:effectExtent b="0" l="0" r="0" t="0"/>
                      <wp:docPr id="201"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5731200" cy="2806700"/>
                              </a:xfrm>
                              <a:prstGeom prst="rect"/>
                              <a:ln/>
                            </pic:spPr>
                          </pic:pic>
                        </a:graphicData>
                      </a:graphic>
                    </wp:inline>
                  </w:drawing>
                </w:r>
              </w:del>
              <w:sdt>
                <w:sdtPr>
                  <w:id w:val="-823016184"/>
                  <w:tag w:val="goog_rdk_599"/>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sz w:val="22"/>
                            <w:szCs w:val="22"/>
                          </w:rPr>
                        </w:rPrChange>
                      </w:rPr>
                      <w:br w:type="textWrapping"/>
                    </w:r>
                  </w:del>
                </w:sdtContent>
              </w:sdt>
              <w:del w:author="Monicaragavan" w:id="35" w:date="2026-09-23T08:08:22Z"/>
            </w:sdtContent>
          </w:sdt>
        </w:p>
      </w:sdtContent>
    </w:sdt>
    <w:sdt>
      <w:sdtPr>
        <w:id w:val="89344647"/>
        <w:tag w:val="goog_rdk_604"/>
      </w:sdtPr>
      <w:sdtContent>
        <w:p w:rsidR="00000000" w:rsidDel="00000000" w:rsidP="00000000" w:rsidRDefault="00000000" w:rsidRPr="00000000" w14:paraId="00000065">
          <w:pPr>
            <w:numPr>
              <w:ilvl w:val="0"/>
              <w:numId w:val="28"/>
            </w:numPr>
            <w:spacing w:after="240" w:before="240" w:line="240" w:lineRule="auto"/>
            <w:ind w:left="720" w:hanging="360"/>
            <w:rPr>
              <w:del w:author="Monicaragavan" w:id="35" w:date="2026-09-23T08:08:22Z"/>
              <w:rFonts w:ascii="Cambria" w:cs="Cambria" w:eastAsia="Cambria" w:hAnsi="Cambria"/>
              <w:b w:val="0"/>
              <w:bCs w:val="0"/>
              <w:strike w:val="1"/>
              <w:sz w:val="24"/>
              <w:szCs w:val="24"/>
              <w:rPrChange w:author="Deepii Deepa" w:id="23" w:date="2026-09-23T12:38:09Z">
                <w:rPr>
                  <w:rFonts w:ascii="Cambria" w:cs="Cambria" w:eastAsia="Cambria" w:hAnsi="Cambria"/>
                  <w:b w:val="0"/>
                  <w:bCs w:val="0"/>
                  <w:sz w:val="24"/>
                  <w:szCs w:val="24"/>
                </w:rPr>
              </w:rPrChange>
            </w:rPr>
            <w:pPrChange w:author="Deepii Deepa" w:id="0" w:date="2026-09-23T12:38:09Z">
              <w:pPr>
                <w:numPr>
                  <w:ilvl w:val="0"/>
                  <w:numId w:val="28"/>
                </w:numPr>
                <w:spacing w:after="240" w:before="240" w:line="240" w:lineRule="auto"/>
                <w:ind w:left="720" w:hanging="360"/>
              </w:pPr>
            </w:pPrChange>
          </w:pPr>
          <w:sdt>
            <w:sdtPr>
              <w:id w:val="1937253852"/>
              <w:tag w:val="goog_rdk_601"/>
            </w:sdtPr>
            <w:sdtContent>
              <w:del w:author="Monicaragavan" w:id="35" w:date="2026-09-23T08:08:22Z"/>
              <w:sdt>
                <w:sdtPr>
                  <w:id w:val="-1619864368"/>
                  <w:tag w:val="goog_rdk_602"/>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You will get trending models here you can select the model here or you can set the model by go to the API Documentation.</w:delText>
                    </w:r>
                  </w:del>
                </w:sdtContent>
              </w:sdt>
              <w:del w:author="Monicaragavan" w:id="35" w:date="2026-09-23T08:08:22Z">
                <w:sdt>
                  <w:sdtPr>
                    <w:id w:val="2049420117"/>
                    <w:tag w:val="goog_rdk_603"/>
                  </w:sdtPr>
                  <w:sdtContent>
                    <w:r w:rsidDel="00000000" w:rsidR="00000000" w:rsidRPr="00000000">
                      <w:rPr>
                        <w:rtl w:val="0"/>
                      </w:rPr>
                    </w:r>
                  </w:sdtContent>
                </w:sdt>
              </w:del>
            </w:sdtContent>
          </w:sdt>
        </w:p>
      </w:sdtContent>
    </w:sdt>
    <w:sdt>
      <w:sdtPr>
        <w:id w:val="-366637964"/>
        <w:tag w:val="goog_rdk_612"/>
      </w:sdtPr>
      <w:sdtContent>
        <w:p w:rsidR="00000000" w:rsidDel="00000000" w:rsidP="00000000" w:rsidRDefault="00000000" w:rsidRPr="00000000" w14:paraId="00000066">
          <w:pPr>
            <w:spacing w:after="240" w:before="24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1424547113"/>
              <w:tag w:val="goog_rdk_607"/>
            </w:sdtPr>
            <w:sdtContent>
              <w:ins w:author="Mrs Sowmiya" w:id="59" w:date="2026-09-22T05:48:12Z">
                <w:sdt>
                  <w:sdtPr>
                    <w:id w:val="1530957881"/>
                    <w:tag w:val="goog_rdk_608"/>
                  </w:sdtPr>
                  <w:sdtContent>
                    <w:del w:author="Monicaragavan" w:id="35" w:date="2026-09-23T08:08:22Z"/>
                  </w:sdtContent>
                </w:sdt>
              </w:ins>
              <w:sdt>
                <w:sdtPr>
                  <w:id w:val="154240561"/>
                  <w:tag w:val="goog_rdk_609"/>
                </w:sdtPr>
                <w:sdtContent>
                  <w:ins w:author="Mrs Sowmiya" w:id="59" w:date="2026-09-22T05:48:12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sz w:val="24"/>
                              <w:szCs w:val="24"/>
                            </w:rPr>
                          </w:rPrChange>
                        </w:rPr>
                        <w:delText xml:space="preserve">     </w:delText>
                      </w:r>
                    </w:del>
                  </w:ins>
                </w:sdtContent>
              </w:sdt>
              <w:ins w:author="Mrs Sowmiya" w:id="59" w:date="2026-09-22T05:48:12Z">
                <w:del w:author="Monicaragavan" w:id="35" w:date="2026-09-23T08:08:22Z"/>
              </w:ins>
            </w:sdtContent>
          </w:sdt>
          <w:sdt>
            <w:sdtPr>
              <w:id w:val="-578206774"/>
              <w:tag w:val="goog_rdk_610"/>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731200" cy="4483100"/>
                      <wp:effectExtent b="0" l="0" r="0" t="0"/>
                      <wp:docPr id="204"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731200" cy="4483100"/>
                              </a:xfrm>
                              <a:prstGeom prst="rect"/>
                              <a:ln/>
                            </pic:spPr>
                          </pic:pic>
                        </a:graphicData>
                      </a:graphic>
                    </wp:inline>
                  </w:drawing>
                </w:r>
              </w:del>
              <w:sdt>
                <w:sdtPr>
                  <w:id w:val="-1130680791"/>
                  <w:tag w:val="goog_rdk_611"/>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br w:type="textWrapping"/>
                    </w:r>
                  </w:del>
                </w:sdtContent>
              </w:sdt>
              <w:del w:author="Monicaragavan" w:id="35" w:date="2026-09-23T08:08:22Z"/>
            </w:sdtContent>
          </w:sdt>
        </w:p>
      </w:sdtContent>
    </w:sdt>
    <w:sdt>
      <w:sdtPr>
        <w:id w:val="1878934406"/>
        <w:tag w:val="goog_rdk_615"/>
      </w:sdtPr>
      <w:sdtContent>
        <w:p w:rsidR="00000000" w:rsidDel="00000000" w:rsidP="00000000" w:rsidRDefault="00000000" w:rsidRPr="00000000" w14:paraId="00000067">
          <w:pPr>
            <w:pStyle w:val="Heading3"/>
            <w:spacing w:after="280" w:before="280" w:lineRule="auto"/>
            <w:ind w:left="0" w:firstLine="0"/>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0"/>
                  <w:bCs w:val="0"/>
                  <w:sz w:val="22"/>
                  <w:szCs w:val="22"/>
                </w:rPr>
              </w:rPrChange>
            </w:rPr>
          </w:pPr>
          <w:sdt>
            <w:sdtPr>
              <w:id w:val="-1590642193"/>
              <w:tag w:val="goog_rdk_613"/>
            </w:sdtPr>
            <w:sdtContent>
              <w:del w:author="Monicaragavan" w:id="35" w:date="2026-09-23T08:08:22Z"/>
              <w:sdt>
                <w:sdtPr>
                  <w:id w:val="1684012633"/>
                  <w:tag w:val="goog_rdk_614"/>
                </w:sdtPr>
                <w:sdtContent>
                  <w:del w:author="Monicaragavan" w:id="35" w:date="2026-09-23T08:08:22Z">
                    <w:r w:rsidDel="00000000" w:rsidR="00000000" w:rsidRPr="00000000">
                      <w:rPr>
                        <w:rtl w:val="0"/>
                      </w:rPr>
                    </w:r>
                  </w:del>
                </w:sdtContent>
              </w:sdt>
              <w:del w:author="Monicaragavan" w:id="35" w:date="2026-09-23T08:08:22Z">
                <w:bookmarkStart w:colFirst="0" w:colLast="0" w:name="_heading=h.beax3lvk7q6n" w:id="9"/>
                <w:bookmarkEnd w:id="9"/>
              </w:del>
            </w:sdtContent>
          </w:sdt>
        </w:p>
      </w:sdtContent>
    </w:sdt>
    <w:sdt>
      <w:sdtPr>
        <w:id w:val="-307816700"/>
        <w:tag w:val="goog_rdk_618"/>
      </w:sdtPr>
      <w:sdtContent>
        <w:p w:rsidR="00000000" w:rsidDel="00000000" w:rsidP="00000000" w:rsidRDefault="00000000" w:rsidRPr="00000000" w14:paraId="00000068">
          <w:pPr>
            <w:rPr>
              <w:del w:author="Monicaragavan" w:id="35" w:date="2026-09-23T08:08:22Z"/>
              <w:rFonts w:ascii="Cambria" w:cs="Cambria" w:eastAsia="Cambria" w:hAnsi="Cambria"/>
              <w:b w:val="1"/>
              <w:bCs w:val="1"/>
              <w:strike w:val="1"/>
              <w:u w:val="single"/>
              <w:rPrChange w:author="Deepii Deepa" w:id="23" w:date="2026-09-23T12:38:09Z">
                <w:rPr/>
              </w:rPrChange>
            </w:rPr>
          </w:pPr>
          <w:sdt>
            <w:sdtPr>
              <w:id w:val="-1734695363"/>
              <w:tag w:val="goog_rdk_616"/>
            </w:sdtPr>
            <w:sdtContent>
              <w:del w:author="Monicaragavan" w:id="35" w:date="2026-09-23T08:08:22Z"/>
              <w:sdt>
                <w:sdtPr>
                  <w:id w:val="471799722"/>
                  <w:tag w:val="goog_rdk_617"/>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981728347"/>
        <w:tag w:val="goog_rdk_621"/>
      </w:sdtPr>
      <w:sdtContent>
        <w:p w:rsidR="00000000" w:rsidDel="00000000" w:rsidP="00000000" w:rsidRDefault="00000000" w:rsidRPr="00000000" w14:paraId="00000069">
          <w:pPr>
            <w:rPr>
              <w:del w:author="Monicaragavan" w:id="35" w:date="2026-09-23T08:08:22Z"/>
              <w:rFonts w:ascii="Cambria" w:cs="Cambria" w:eastAsia="Cambria" w:hAnsi="Cambria"/>
              <w:b w:val="1"/>
              <w:bCs w:val="1"/>
              <w:strike w:val="1"/>
              <w:u w:val="single"/>
              <w:rPrChange w:author="Deepii Deepa" w:id="23" w:date="2026-09-23T12:38:09Z">
                <w:rPr/>
              </w:rPrChange>
            </w:rPr>
          </w:pPr>
          <w:sdt>
            <w:sdtPr>
              <w:id w:val="206601873"/>
              <w:tag w:val="goog_rdk_619"/>
            </w:sdtPr>
            <w:sdtContent>
              <w:del w:author="Monicaragavan" w:id="35" w:date="2026-09-23T08:08:22Z"/>
              <w:sdt>
                <w:sdtPr>
                  <w:id w:val="427971567"/>
                  <w:tag w:val="goog_rdk_62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934245945"/>
        <w:tag w:val="goog_rdk_624"/>
      </w:sdtPr>
      <w:sdtContent>
        <w:p w:rsidR="00000000" w:rsidDel="00000000" w:rsidP="00000000" w:rsidRDefault="00000000" w:rsidRPr="00000000" w14:paraId="0000006A">
          <w:pPr>
            <w:rPr>
              <w:del w:author="Monicaragavan" w:id="35" w:date="2026-09-23T08:08:22Z"/>
              <w:rFonts w:ascii="Cambria" w:cs="Cambria" w:eastAsia="Cambria" w:hAnsi="Cambria"/>
              <w:b w:val="1"/>
              <w:bCs w:val="1"/>
              <w:strike w:val="1"/>
              <w:u w:val="single"/>
              <w:rPrChange w:author="Deepii Deepa" w:id="23" w:date="2026-09-23T12:38:09Z">
                <w:rPr/>
              </w:rPrChange>
            </w:rPr>
          </w:pPr>
          <w:sdt>
            <w:sdtPr>
              <w:id w:val="-1361640476"/>
              <w:tag w:val="goog_rdk_622"/>
            </w:sdtPr>
            <w:sdtContent>
              <w:del w:author="Monicaragavan" w:id="35" w:date="2026-09-23T08:08:22Z"/>
              <w:sdt>
                <w:sdtPr>
                  <w:id w:val="-2069124388"/>
                  <w:tag w:val="goog_rdk_62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429966811"/>
        <w:tag w:val="goog_rdk_627"/>
      </w:sdtPr>
      <w:sdtContent>
        <w:p w:rsidR="00000000" w:rsidDel="00000000" w:rsidP="00000000" w:rsidRDefault="00000000" w:rsidRPr="00000000" w14:paraId="0000006B">
          <w:pPr>
            <w:rPr>
              <w:del w:author="Monicaragavan" w:id="35" w:date="2026-09-23T08:08:22Z"/>
              <w:rFonts w:ascii="Cambria" w:cs="Cambria" w:eastAsia="Cambria" w:hAnsi="Cambria"/>
              <w:b w:val="1"/>
              <w:bCs w:val="1"/>
              <w:strike w:val="1"/>
              <w:u w:val="single"/>
              <w:rPrChange w:author="Deepii Deepa" w:id="23" w:date="2026-09-23T12:38:09Z">
                <w:rPr/>
              </w:rPrChange>
            </w:rPr>
          </w:pPr>
          <w:sdt>
            <w:sdtPr>
              <w:id w:val="-418659091"/>
              <w:tag w:val="goog_rdk_625"/>
            </w:sdtPr>
            <w:sdtContent>
              <w:del w:author="Monicaragavan" w:id="35" w:date="2026-09-23T08:08:22Z"/>
              <w:sdt>
                <w:sdtPr>
                  <w:id w:val="1337821938"/>
                  <w:tag w:val="goog_rdk_62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82538824"/>
        <w:tag w:val="goog_rdk_630"/>
      </w:sdtPr>
      <w:sdtContent>
        <w:p w:rsidR="00000000" w:rsidDel="00000000" w:rsidP="00000000" w:rsidRDefault="00000000" w:rsidRPr="00000000" w14:paraId="0000006C">
          <w:pPr>
            <w:rPr>
              <w:del w:author="Monicaragavan" w:id="35" w:date="2026-09-23T08:08:22Z"/>
              <w:rFonts w:ascii="Cambria" w:cs="Cambria" w:eastAsia="Cambria" w:hAnsi="Cambria"/>
              <w:b w:val="1"/>
              <w:bCs w:val="1"/>
              <w:strike w:val="1"/>
              <w:u w:val="single"/>
              <w:rPrChange w:author="Deepii Deepa" w:id="23" w:date="2026-09-23T12:38:09Z">
                <w:rPr/>
              </w:rPrChange>
            </w:rPr>
          </w:pPr>
          <w:sdt>
            <w:sdtPr>
              <w:id w:val="570340358"/>
              <w:tag w:val="goog_rdk_628"/>
            </w:sdtPr>
            <w:sdtContent>
              <w:del w:author="Monicaragavan" w:id="35" w:date="2026-09-23T08:08:22Z"/>
              <w:sdt>
                <w:sdtPr>
                  <w:id w:val="-119160643"/>
                  <w:tag w:val="goog_rdk_629"/>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174042484"/>
        <w:tag w:val="goog_rdk_633"/>
      </w:sdtPr>
      <w:sdtContent>
        <w:p w:rsidR="00000000" w:rsidDel="00000000" w:rsidP="00000000" w:rsidRDefault="00000000" w:rsidRPr="00000000" w14:paraId="0000006D">
          <w:pPr>
            <w:rPr>
              <w:del w:author="Monicaragavan" w:id="35" w:date="2026-09-23T08:08:22Z"/>
              <w:rFonts w:ascii="Cambria" w:cs="Cambria" w:eastAsia="Cambria" w:hAnsi="Cambria"/>
              <w:b w:val="1"/>
              <w:bCs w:val="1"/>
              <w:strike w:val="1"/>
              <w:u w:val="single"/>
              <w:rPrChange w:author="Deepii Deepa" w:id="23" w:date="2026-09-23T12:38:09Z">
                <w:rPr/>
              </w:rPrChange>
            </w:rPr>
          </w:pPr>
          <w:sdt>
            <w:sdtPr>
              <w:id w:val="2042219423"/>
              <w:tag w:val="goog_rdk_631"/>
            </w:sdtPr>
            <w:sdtContent>
              <w:del w:author="Monicaragavan" w:id="35" w:date="2026-09-23T08:08:22Z"/>
              <w:sdt>
                <w:sdtPr>
                  <w:id w:val="1856827501"/>
                  <w:tag w:val="goog_rdk_63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509733823"/>
        <w:tag w:val="goog_rdk_636"/>
      </w:sdtPr>
      <w:sdtContent>
        <w:p w:rsidR="00000000" w:rsidDel="00000000" w:rsidP="00000000" w:rsidRDefault="00000000" w:rsidRPr="00000000" w14:paraId="0000006E">
          <w:pPr>
            <w:rPr>
              <w:del w:author="Monicaragavan" w:id="35" w:date="2026-09-23T08:08:22Z"/>
              <w:rFonts w:ascii="Cambria" w:cs="Cambria" w:eastAsia="Cambria" w:hAnsi="Cambria"/>
              <w:b w:val="1"/>
              <w:bCs w:val="1"/>
              <w:strike w:val="1"/>
              <w:u w:val="single"/>
              <w:rPrChange w:author="Deepii Deepa" w:id="23" w:date="2026-09-23T12:38:09Z">
                <w:rPr/>
              </w:rPrChange>
            </w:rPr>
          </w:pPr>
          <w:sdt>
            <w:sdtPr>
              <w:id w:val="2057879916"/>
              <w:tag w:val="goog_rdk_634"/>
            </w:sdtPr>
            <w:sdtContent>
              <w:del w:author="Monicaragavan" w:id="35" w:date="2026-09-23T08:08:22Z"/>
              <w:sdt>
                <w:sdtPr>
                  <w:id w:val="-997417329"/>
                  <w:tag w:val="goog_rdk_63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705917361"/>
        <w:tag w:val="goog_rdk_639"/>
      </w:sdtPr>
      <w:sdtContent>
        <w:p w:rsidR="00000000" w:rsidDel="00000000" w:rsidP="00000000" w:rsidRDefault="00000000" w:rsidRPr="00000000" w14:paraId="0000006F">
          <w:pPr>
            <w:rPr>
              <w:del w:author="Monicaragavan" w:id="35" w:date="2026-09-23T08:08:22Z"/>
              <w:rFonts w:ascii="Cambria" w:cs="Cambria" w:eastAsia="Cambria" w:hAnsi="Cambria"/>
              <w:b w:val="1"/>
              <w:bCs w:val="1"/>
              <w:strike w:val="1"/>
              <w:u w:val="single"/>
              <w:rPrChange w:author="Deepii Deepa" w:id="23" w:date="2026-09-23T12:38:09Z">
                <w:rPr/>
              </w:rPrChange>
            </w:rPr>
          </w:pPr>
          <w:sdt>
            <w:sdtPr>
              <w:id w:val="-1785541335"/>
              <w:tag w:val="goog_rdk_637"/>
            </w:sdtPr>
            <w:sdtContent>
              <w:del w:author="Monicaragavan" w:id="35" w:date="2026-09-23T08:08:22Z"/>
              <w:sdt>
                <w:sdtPr>
                  <w:id w:val="1678624819"/>
                  <w:tag w:val="goog_rdk_63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673668519"/>
        <w:tag w:val="goog_rdk_642"/>
      </w:sdtPr>
      <w:sdtContent>
        <w:p w:rsidR="00000000" w:rsidDel="00000000" w:rsidP="00000000" w:rsidRDefault="00000000" w:rsidRPr="00000000" w14:paraId="00000070">
          <w:pPr>
            <w:rPr>
              <w:del w:author="Monicaragavan" w:id="35" w:date="2026-09-23T08:08:22Z"/>
              <w:rFonts w:ascii="Cambria" w:cs="Cambria" w:eastAsia="Cambria" w:hAnsi="Cambria"/>
              <w:b w:val="1"/>
              <w:bCs w:val="1"/>
              <w:strike w:val="1"/>
              <w:u w:val="single"/>
              <w:rPrChange w:author="Deepii Deepa" w:id="23" w:date="2026-09-23T12:38:09Z">
                <w:rPr/>
              </w:rPrChange>
            </w:rPr>
          </w:pPr>
          <w:sdt>
            <w:sdtPr>
              <w:id w:val="-665290021"/>
              <w:tag w:val="goog_rdk_640"/>
            </w:sdtPr>
            <w:sdtContent>
              <w:del w:author="Monicaragavan" w:id="35" w:date="2026-09-23T08:08:22Z"/>
              <w:sdt>
                <w:sdtPr>
                  <w:id w:val="-319681931"/>
                  <w:tag w:val="goog_rdk_641"/>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410692888"/>
        <w:tag w:val="goog_rdk_645"/>
      </w:sdtPr>
      <w:sdtContent>
        <w:p w:rsidR="00000000" w:rsidDel="00000000" w:rsidP="00000000" w:rsidRDefault="00000000" w:rsidRPr="00000000" w14:paraId="00000071">
          <w:pPr>
            <w:rPr>
              <w:del w:author="Monicaragavan" w:id="35" w:date="2026-09-23T08:08:22Z"/>
              <w:rFonts w:ascii="Cambria" w:cs="Cambria" w:eastAsia="Cambria" w:hAnsi="Cambria"/>
              <w:b w:val="1"/>
              <w:bCs w:val="1"/>
              <w:strike w:val="1"/>
              <w:u w:val="single"/>
              <w:rPrChange w:author="Deepii Deepa" w:id="23" w:date="2026-09-23T12:38:09Z">
                <w:rPr/>
              </w:rPrChange>
            </w:rPr>
          </w:pPr>
          <w:sdt>
            <w:sdtPr>
              <w:id w:val="-605581022"/>
              <w:tag w:val="goog_rdk_643"/>
            </w:sdtPr>
            <w:sdtContent>
              <w:del w:author="Monicaragavan" w:id="35" w:date="2026-09-23T08:08:22Z"/>
              <w:sdt>
                <w:sdtPr>
                  <w:id w:val="86596545"/>
                  <w:tag w:val="goog_rdk_644"/>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793096133"/>
        <w:tag w:val="goog_rdk_648"/>
      </w:sdtPr>
      <w:sdtContent>
        <w:p w:rsidR="00000000" w:rsidDel="00000000" w:rsidP="00000000" w:rsidRDefault="00000000" w:rsidRPr="00000000" w14:paraId="00000072">
          <w:pPr>
            <w:rPr>
              <w:del w:author="Monicaragavan" w:id="35" w:date="2026-09-23T08:08:22Z"/>
              <w:rFonts w:ascii="Cambria" w:cs="Cambria" w:eastAsia="Cambria" w:hAnsi="Cambria"/>
              <w:b w:val="1"/>
              <w:bCs w:val="1"/>
              <w:strike w:val="1"/>
              <w:u w:val="single"/>
              <w:rPrChange w:author="Deepii Deepa" w:id="23" w:date="2026-09-23T12:38:09Z">
                <w:rPr/>
              </w:rPrChange>
            </w:rPr>
          </w:pPr>
          <w:sdt>
            <w:sdtPr>
              <w:id w:val="1914110957"/>
              <w:tag w:val="goog_rdk_646"/>
            </w:sdtPr>
            <w:sdtContent>
              <w:del w:author="Monicaragavan" w:id="35" w:date="2026-09-23T08:08:22Z"/>
              <w:sdt>
                <w:sdtPr>
                  <w:id w:val="-275360196"/>
                  <w:tag w:val="goog_rdk_647"/>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48812248"/>
        <w:tag w:val="goog_rdk_651"/>
      </w:sdtPr>
      <w:sdtContent>
        <w:p w:rsidR="00000000" w:rsidDel="00000000" w:rsidP="00000000" w:rsidRDefault="00000000" w:rsidRPr="00000000" w14:paraId="00000073">
          <w:pPr>
            <w:rPr>
              <w:del w:author="Monicaragavan" w:id="35" w:date="2026-09-23T08:08:22Z"/>
              <w:rFonts w:ascii="Cambria" w:cs="Cambria" w:eastAsia="Cambria" w:hAnsi="Cambria"/>
              <w:b w:val="1"/>
              <w:bCs w:val="1"/>
              <w:strike w:val="1"/>
              <w:u w:val="single"/>
              <w:rPrChange w:author="Deepii Deepa" w:id="23" w:date="2026-09-23T12:38:09Z">
                <w:rPr/>
              </w:rPrChange>
            </w:rPr>
          </w:pPr>
          <w:sdt>
            <w:sdtPr>
              <w:id w:val="-2107835722"/>
              <w:tag w:val="goog_rdk_649"/>
            </w:sdtPr>
            <w:sdtContent>
              <w:del w:author="Monicaragavan" w:id="35" w:date="2026-09-23T08:08:22Z"/>
              <w:sdt>
                <w:sdtPr>
                  <w:id w:val="-555545604"/>
                  <w:tag w:val="goog_rdk_65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473803378"/>
        <w:tag w:val="goog_rdk_654"/>
      </w:sdtPr>
      <w:sdtContent>
        <w:p w:rsidR="00000000" w:rsidDel="00000000" w:rsidP="00000000" w:rsidRDefault="00000000" w:rsidRPr="00000000" w14:paraId="00000074">
          <w:pPr>
            <w:spacing w:after="240" w:before="24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pPr>
          <w:sdt>
            <w:sdtPr>
              <w:id w:val="-1332681796"/>
              <w:tag w:val="goog_rdk_652"/>
            </w:sdtPr>
            <w:sdtContent>
              <w:del w:author="Monicaragavan" w:id="35" w:date="2026-09-23T08:08:22Z"/>
              <w:sdt>
                <w:sdtPr>
                  <w:id w:val="-1612156090"/>
                  <w:tag w:val="goog_rdk_653"/>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Activity 1.2: Configure access and permissions</w:delText>
                    </w:r>
                  </w:del>
                </w:sdtContent>
              </w:sdt>
              <w:del w:author="Monicaragavan" w:id="35" w:date="2026-09-23T08:08:22Z"/>
            </w:sdtContent>
          </w:sdt>
        </w:p>
      </w:sdtContent>
    </w:sdt>
    <w:sdt>
      <w:sdtPr>
        <w:id w:val="1253545556"/>
        <w:tag w:val="goog_rdk_658"/>
      </w:sdtPr>
      <w:sdtContent>
        <w:p w:rsidR="00000000" w:rsidDel="00000000" w:rsidP="00000000" w:rsidRDefault="00000000" w:rsidRPr="00000000" w14:paraId="00000075">
          <w:pPr>
            <w:pStyle w:val="Heading3"/>
            <w:numPr>
              <w:ilvl w:val="0"/>
              <w:numId w:val="15"/>
            </w:numPr>
            <w:spacing w:after="280" w:before="28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pStyle w:val="Heading3"/>
                <w:numPr>
                  <w:ilvl w:val="0"/>
                  <w:numId w:val="15"/>
                </w:numPr>
                <w:spacing w:after="280" w:before="280" w:lineRule="auto"/>
                <w:ind w:left="720" w:hanging="360"/>
              </w:pPr>
            </w:pPrChange>
          </w:pPr>
          <w:sdt>
            <w:sdtPr>
              <w:id w:val="-584345264"/>
              <w:tag w:val="goog_rdk_655"/>
            </w:sdtPr>
            <w:sdtContent>
              <w:del w:author="Monicaragavan" w:id="35" w:date="2026-09-23T08:08:22Z"/>
              <w:sdt>
                <w:sdtPr>
                  <w:id w:val="1701469745"/>
                  <w:tag w:val="goog_rdk_656"/>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sz w:val="22"/>
                            <w:szCs w:val="22"/>
                          </w:rPr>
                        </w:rPrChange>
                      </w:rPr>
                      <w:delText xml:space="preserve">You will get interface like this and now click on Create API key</w:delText>
                    </w:r>
                  </w:del>
                </w:sdtContent>
              </w:sdt>
              <w:del w:author="Monicaragavan" w:id="35" w:date="2026-09-23T08:08:22Z">
                <w:bookmarkStart w:colFirst="0" w:colLast="0" w:name="_heading=h.umui35nzem1m" w:id="10"/>
                <w:bookmarkEnd w:id="10"/>
                <w:sdt>
                  <w:sdtPr>
                    <w:id w:val="-1907571542"/>
                    <w:tag w:val="goog_rdk_657"/>
                  </w:sdtPr>
                  <w:sdtContent>
                    <w:r w:rsidDel="00000000" w:rsidR="00000000" w:rsidRPr="00000000">
                      <w:rPr>
                        <w:rtl w:val="0"/>
                      </w:rPr>
                    </w:r>
                  </w:sdtContent>
                </w:sdt>
              </w:del>
            </w:sdtContent>
          </w:sdt>
        </w:p>
      </w:sdtContent>
    </w:sdt>
    <w:sdt>
      <w:sdtPr>
        <w:id w:val="946026903"/>
        <w:tag w:val="goog_rdk_661"/>
      </w:sdtPr>
      <w:sdtContent>
        <w:p w:rsidR="00000000" w:rsidDel="00000000" w:rsidP="00000000" w:rsidRDefault="00000000" w:rsidRPr="00000000" w14:paraId="00000076">
          <w:pPr>
            <w:spacing w:after="280" w:before="280" w:line="240" w:lineRule="auto"/>
            <w:jc w:val="center"/>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891945390"/>
              <w:tag w:val="goog_rdk_659"/>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731200" cy="2717800"/>
                      <wp:effectExtent b="0" l="0" r="0" t="0"/>
                      <wp:docPr id="203"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5731200" cy="2717800"/>
                              </a:xfrm>
                              <a:prstGeom prst="rect"/>
                              <a:ln/>
                            </pic:spPr>
                          </pic:pic>
                        </a:graphicData>
                      </a:graphic>
                    </wp:inline>
                  </w:drawing>
                </w:r>
              </w:del>
              <w:sdt>
                <w:sdtPr>
                  <w:id w:val="725833451"/>
                  <w:tag w:val="goog_rdk_66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33249780"/>
        <w:tag w:val="goog_rdk_664"/>
      </w:sdtPr>
      <w:sdtContent>
        <w:p w:rsidR="00000000" w:rsidDel="00000000" w:rsidP="00000000" w:rsidRDefault="00000000" w:rsidRPr="00000000" w14:paraId="00000077">
          <w:pPr>
            <w:spacing w:after="240" w:before="240" w:line="240" w:lineRule="auto"/>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sz w:val="24"/>
                  <w:szCs w:val="24"/>
                </w:rPr>
              </w:rPrChange>
            </w:rPr>
          </w:pPr>
          <w:sdt>
            <w:sdtPr>
              <w:id w:val="-1265561702"/>
              <w:tag w:val="goog_rdk_662"/>
            </w:sdtPr>
            <w:sdtContent>
              <w:del w:author="Monicaragavan" w:id="35" w:date="2026-09-23T08:08:22Z"/>
              <w:sdt>
                <w:sdtPr>
                  <w:id w:val="-2113914717"/>
                  <w:tag w:val="goog_rdk_66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919440605"/>
        <w:tag w:val="goog_rdk_667"/>
      </w:sdtPr>
      <w:sdtContent>
        <w:p w:rsidR="00000000" w:rsidDel="00000000" w:rsidP="00000000" w:rsidRDefault="00000000" w:rsidRPr="00000000" w14:paraId="00000078">
          <w:pPr>
            <w:spacing w:after="240" w:before="240" w:line="240" w:lineRule="auto"/>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sz w:val="24"/>
                  <w:szCs w:val="24"/>
                </w:rPr>
              </w:rPrChange>
            </w:rPr>
          </w:pPr>
          <w:sdt>
            <w:sdtPr>
              <w:id w:val="-646488501"/>
              <w:tag w:val="goog_rdk_665"/>
            </w:sdtPr>
            <w:sdtContent>
              <w:del w:author="Monicaragavan" w:id="35" w:date="2026-09-23T08:08:22Z"/>
              <w:sdt>
                <w:sdtPr>
                  <w:id w:val="1568223215"/>
                  <w:tag w:val="goog_rdk_66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982485028"/>
        <w:tag w:val="goog_rdk_670"/>
      </w:sdtPr>
      <w:sdtContent>
        <w:p w:rsidR="00000000" w:rsidDel="00000000" w:rsidP="00000000" w:rsidRDefault="00000000" w:rsidRPr="00000000" w14:paraId="00000079">
          <w:pPr>
            <w:numPr>
              <w:ilvl w:val="0"/>
              <w:numId w:val="28"/>
            </w:numPr>
            <w:spacing w:after="240" w:before="240" w:line="240" w:lineRule="auto"/>
            <w:ind w:left="720" w:hanging="360"/>
            <w:rPr>
              <w:del w:author="Monicaragavan" w:id="35" w:date="2026-09-23T08:08:22Z"/>
              <w:rFonts w:ascii="Cambria" w:cs="Cambria" w:eastAsia="Cambria" w:hAnsi="Cambria"/>
              <w:strike w:val="1"/>
              <w:sz w:val="24"/>
              <w:szCs w:val="24"/>
              <w:rPrChange w:author="Deepii Deepa" w:id="23" w:date="2026-09-23T12:38:09Z">
                <w:rPr>
                  <w:rFonts w:ascii="Cambria" w:cs="Cambria" w:eastAsia="Cambria" w:hAnsi="Cambria"/>
                  <w:sz w:val="24"/>
                  <w:szCs w:val="24"/>
                </w:rPr>
              </w:rPrChange>
            </w:rPr>
            <w:pPrChange w:author="Deepii Deepa" w:id="0" w:date="2026-09-23T12:38:09Z">
              <w:pPr>
                <w:numPr>
                  <w:ilvl w:val="0"/>
                  <w:numId w:val="28"/>
                </w:numPr>
                <w:spacing w:after="240" w:before="240" w:line="240" w:lineRule="auto"/>
                <w:ind w:left="720" w:hanging="360"/>
              </w:pPr>
            </w:pPrChange>
          </w:pPr>
          <w:sdt>
            <w:sdtPr>
              <w:id w:val="1371873938"/>
              <w:tag w:val="goog_rdk_668"/>
            </w:sdtPr>
            <w:sdtContent>
              <w:del w:author="Monicaragavan" w:id="35" w:date="2026-09-23T08:08:22Z"/>
              <w:sdt>
                <w:sdtPr>
                  <w:id w:val="8403009"/>
                  <w:tag w:val="goog_rdk_669"/>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Once click on API key you will the api key and make sure to copy the API key</w:delText>
                    </w:r>
                  </w:del>
                </w:sdtContent>
              </w:sdt>
              <w:del w:author="Monicaragavan" w:id="35" w:date="2026-09-23T08:08:22Z"/>
            </w:sdtContent>
          </w:sdt>
        </w:p>
      </w:sdtContent>
    </w:sdt>
    <w:sdt>
      <w:sdtPr>
        <w:id w:val="-1070450096"/>
        <w:tag w:val="goog_rdk_673"/>
      </w:sdtPr>
      <w:sdtContent>
        <w:p w:rsidR="00000000" w:rsidDel="00000000" w:rsidP="00000000" w:rsidRDefault="00000000" w:rsidRPr="00000000" w14:paraId="0000007A">
          <w:pPr>
            <w:spacing w:after="240" w:before="24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1257485787"/>
              <w:tag w:val="goog_rdk_671"/>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731200" cy="2705100"/>
                      <wp:effectExtent b="0" l="0" r="0" t="0"/>
                      <wp:docPr id="206"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5731200" cy="2705100"/>
                              </a:xfrm>
                              <a:prstGeom prst="rect"/>
                              <a:ln/>
                            </pic:spPr>
                          </pic:pic>
                        </a:graphicData>
                      </a:graphic>
                    </wp:inline>
                  </w:drawing>
                </w:r>
              </w:del>
              <w:sdt>
                <w:sdtPr>
                  <w:id w:val="829079688"/>
                  <w:tag w:val="goog_rdk_67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637706639"/>
        <w:tag w:val="goog_rdk_676"/>
      </w:sdtPr>
      <w:sdtContent>
        <w:p w:rsidR="00000000" w:rsidDel="00000000" w:rsidP="00000000" w:rsidRDefault="00000000" w:rsidRPr="00000000" w14:paraId="0000007B">
          <w:pPr>
            <w:spacing w:after="240" w:before="240" w:line="240" w:lineRule="auto"/>
            <w:ind w:left="720" w:firstLine="0"/>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599147903"/>
              <w:tag w:val="goog_rdk_674"/>
            </w:sdtPr>
            <w:sdtContent>
              <w:del w:author="Monicaragavan" w:id="35" w:date="2026-09-23T08:08:22Z"/>
              <w:sdt>
                <w:sdtPr>
                  <w:id w:val="-676071968"/>
                  <w:tag w:val="goog_rdk_67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977965039"/>
        <w:tag w:val="goog_rdk_679"/>
      </w:sdtPr>
      <w:sdtContent>
        <w:p w:rsidR="00000000" w:rsidDel="00000000" w:rsidP="00000000" w:rsidRDefault="00000000" w:rsidRPr="00000000" w14:paraId="0000007C">
          <w:pPr>
            <w:spacing w:after="240" w:before="240" w:line="240" w:lineRule="auto"/>
            <w:ind w:left="720" w:firstLine="0"/>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612255705"/>
              <w:tag w:val="goog_rdk_677"/>
            </w:sdtPr>
            <w:sdtContent>
              <w:del w:author="Monicaragavan" w:id="35" w:date="2026-09-23T08:08:22Z"/>
              <w:sdt>
                <w:sdtPr>
                  <w:id w:val="-1444142818"/>
                  <w:tag w:val="goog_rdk_67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721081126"/>
        <w:tag w:val="goog_rdk_682"/>
      </w:sdtPr>
      <w:sdtContent>
        <w:p w:rsidR="00000000" w:rsidDel="00000000" w:rsidP="00000000" w:rsidRDefault="00000000" w:rsidRPr="00000000" w14:paraId="0000007D">
          <w:pPr>
            <w:spacing w:after="240" w:before="240" w:line="240" w:lineRule="auto"/>
            <w:ind w:left="720" w:firstLine="0"/>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76334942"/>
              <w:tag w:val="goog_rdk_680"/>
            </w:sdtPr>
            <w:sdtContent>
              <w:del w:author="Monicaragavan" w:id="35" w:date="2026-09-23T08:08:22Z"/>
              <w:sdt>
                <w:sdtPr>
                  <w:id w:val="579277636"/>
                  <w:tag w:val="goog_rdk_681"/>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763471738"/>
        <w:tag w:val="goog_rdk_685"/>
      </w:sdtPr>
      <w:sdtContent>
        <w:p w:rsidR="00000000" w:rsidDel="00000000" w:rsidP="00000000" w:rsidRDefault="00000000" w:rsidRPr="00000000" w14:paraId="0000007E">
          <w:pPr>
            <w:spacing w:after="240" w:before="24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2144572669"/>
              <w:tag w:val="goog_rdk_683"/>
            </w:sdtPr>
            <w:sdtContent>
              <w:del w:author="Monicaragavan" w:id="35" w:date="2026-09-23T08:08:22Z"/>
              <w:sdt>
                <w:sdtPr>
                  <w:id w:val="1918607850"/>
                  <w:tag w:val="goog_rdk_684"/>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br w:type="textWrapping"/>
                    </w:r>
                  </w:del>
                </w:sdtContent>
              </w:sdt>
              <w:del w:author="Monicaragavan" w:id="35" w:date="2026-09-23T08:08:22Z"/>
            </w:sdtContent>
          </w:sdt>
        </w:p>
      </w:sdtContent>
    </w:sdt>
    <w:sdt>
      <w:sdtPr>
        <w:id w:val="1624619100"/>
        <w:tag w:val="goog_rdk_689"/>
      </w:sdtPr>
      <w:sdtContent>
        <w:p w:rsidR="00000000" w:rsidDel="00000000" w:rsidP="00000000" w:rsidRDefault="00000000" w:rsidRPr="00000000" w14:paraId="0000007F">
          <w:pPr>
            <w:numPr>
              <w:ilvl w:val="0"/>
              <w:numId w:val="32"/>
            </w:numPr>
            <w:spacing w:after="0" w:before="240" w:line="240" w:lineRule="auto"/>
            <w:ind w:left="720" w:hanging="360"/>
            <w:rPr>
              <w:del w:author="Monicaragavan" w:id="35" w:date="2026-09-23T08:08:22Z"/>
              <w:rFonts w:ascii="Cambria" w:cs="Cambria" w:eastAsia="Cambria" w:hAnsi="Cambria"/>
              <w:strike w:val="1"/>
              <w:sz w:val="24"/>
              <w:szCs w:val="24"/>
              <w:rPrChange w:author="Deepii Deepa" w:id="23" w:date="2026-09-23T12:38:09Z">
                <w:rPr>
                  <w:rFonts w:ascii="Cambria" w:cs="Cambria" w:eastAsia="Cambria" w:hAnsi="Cambria"/>
                  <w:sz w:val="24"/>
                  <w:szCs w:val="24"/>
                </w:rPr>
              </w:rPrChange>
            </w:rPr>
            <w:pPrChange w:author="Deepii Deepa" w:id="0" w:date="2026-09-23T12:38:09Z">
              <w:pPr>
                <w:numPr>
                  <w:ilvl w:val="0"/>
                  <w:numId w:val="32"/>
                </w:numPr>
                <w:spacing w:after="0" w:before="240" w:line="240" w:lineRule="auto"/>
                <w:ind w:left="720" w:hanging="360"/>
              </w:pPr>
            </w:pPrChange>
          </w:pPr>
          <w:sdt>
            <w:sdtPr>
              <w:id w:val="-1617350485"/>
              <w:tag w:val="goog_rdk_686"/>
            </w:sdtPr>
            <w:sdtContent>
              <w:del w:author="Monicaragavan" w:id="35" w:date="2026-09-23T08:08:22Z"/>
              <w:sdt>
                <w:sdtPr>
                  <w:id w:val="1877357373"/>
                  <w:tag w:val="goog_rdk_687"/>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Activity 1.3: Validate Gemini API connectivity</w:delText>
                      <w:br w:type="textWrapping"/>
                    </w:r>
                  </w:del>
                </w:sdtContent>
              </w:sdt>
              <w:del w:author="Monicaragavan" w:id="35" w:date="2026-09-23T08:08:22Z">
                <w:sdt>
                  <w:sdtPr>
                    <w:id w:val="-314033312"/>
                    <w:tag w:val="goog_rdk_688"/>
                  </w:sdtPr>
                  <w:sdtContent>
                    <w:r w:rsidDel="00000000" w:rsidR="00000000" w:rsidRPr="00000000">
                      <w:rPr>
                        <w:rtl w:val="0"/>
                      </w:rPr>
                    </w:r>
                  </w:sdtContent>
                </w:sdt>
              </w:del>
            </w:sdtContent>
          </w:sdt>
        </w:p>
      </w:sdtContent>
    </w:sdt>
    <w:sdt>
      <w:sdtPr>
        <w:id w:val="-527133740"/>
        <w:tag w:val="goog_rdk_692"/>
      </w:sdtPr>
      <w:sdtContent>
        <w:p w:rsidR="00000000" w:rsidDel="00000000" w:rsidP="00000000" w:rsidRDefault="00000000" w:rsidRPr="00000000" w14:paraId="00000080">
          <w:pPr>
            <w:numPr>
              <w:ilvl w:val="1"/>
              <w:numId w:val="32"/>
            </w:numPr>
            <w:spacing w:after="240" w:before="0" w:line="240" w:lineRule="auto"/>
            <w:ind w:left="1440" w:hanging="360"/>
            <w:rPr>
              <w:del w:author="Monicaragavan" w:id="35" w:date="2026-09-23T08:08:22Z"/>
              <w:rFonts w:ascii="Cambria" w:cs="Cambria" w:eastAsia="Cambria" w:hAnsi="Cambria"/>
              <w:strike w:val="1"/>
              <w:sz w:val="24"/>
              <w:szCs w:val="24"/>
              <w:rPrChange w:author="Deepii Deepa" w:id="23" w:date="2026-09-23T12:38:09Z">
                <w:rPr>
                  <w:rFonts w:ascii="Cambria" w:cs="Cambria" w:eastAsia="Cambria" w:hAnsi="Cambria"/>
                  <w:sz w:val="24"/>
                  <w:szCs w:val="24"/>
                </w:rPr>
              </w:rPrChange>
            </w:rPr>
            <w:pPrChange w:author="Deepii Deepa" w:id="0" w:date="2026-09-23T12:38:09Z">
              <w:pPr>
                <w:numPr>
                  <w:ilvl w:val="1"/>
                  <w:numId w:val="32"/>
                </w:numPr>
                <w:spacing w:after="240" w:before="0" w:line="240" w:lineRule="auto"/>
                <w:ind w:left="1440" w:hanging="360"/>
              </w:pPr>
            </w:pPrChange>
          </w:pPr>
          <w:sdt>
            <w:sdtPr>
              <w:id w:val="-1834984694"/>
              <w:tag w:val="goog_rdk_690"/>
            </w:sdtPr>
            <w:sdtContent>
              <w:del w:author="Monicaragavan" w:id="35" w:date="2026-09-23T08:08:22Z"/>
              <w:sdt>
                <w:sdtPr>
                  <w:id w:val="2047088409"/>
                  <w:tag w:val="goog_rdk_691"/>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Make a sample prompt call using Python to confirm integration.</w:delText>
                    </w:r>
                  </w:del>
                </w:sdtContent>
              </w:sdt>
              <w:del w:author="Monicaragavan" w:id="35" w:date="2026-09-23T08:08:22Z"/>
            </w:sdtContent>
          </w:sdt>
        </w:p>
      </w:sdtContent>
    </w:sdt>
    <w:sdt>
      <w:sdtPr>
        <w:id w:val="1358148870"/>
        <w:tag w:val="goog_rdk_699"/>
      </w:sdtPr>
      <w:sdtContent>
        <w:p w:rsidR="00000000" w:rsidDel="00000000" w:rsidP="00000000" w:rsidRDefault="00000000" w:rsidRPr="00000000" w14:paraId="00000081">
          <w:pPr>
            <w:spacing w:after="240" w:before="240" w:line="240" w:lineRule="auto"/>
            <w:ind w:left="144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1221729108"/>
              <w:tag w:val="goog_rdk_695"/>
            </w:sdtPr>
            <w:sdtContent>
              <w:ins w:author="Divya Dharshini" w:id="60" w:date="2026-09-23T08:47:09Z">
                <w:sdt>
                  <w:sdtPr>
                    <w:id w:val="-1713635731"/>
                    <w:tag w:val="goog_rdk_696"/>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771550" cy="1727200"/>
                            <wp:effectExtent b="0" l="0" r="0" t="0"/>
                            <wp:docPr id="184"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771550" cy="1727200"/>
                                    </a:xfrm>
                                    <a:prstGeom prst="rect"/>
                                    <a:ln/>
                                  </pic:spPr>
                                </pic:pic>
                              </a:graphicData>
                            </a:graphic>
                          </wp:inline>
                        </w:drawing>
                      </w:r>
                    </w:del>
                  </w:sdtContent>
                </w:sdt>
              </w:ins>
            </w:sdtContent>
          </w:sdt>
          <w:sdt>
            <w:sdtPr>
              <w:id w:val="1609350697"/>
              <w:tag w:val="goog_rdk_697"/>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731200" cy="2489200"/>
                      <wp:effectExtent b="0" l="0" r="0" t="0"/>
                      <wp:docPr id="205"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731200" cy="2489200"/>
                              </a:xfrm>
                              <a:prstGeom prst="rect"/>
                              <a:ln/>
                            </pic:spPr>
                          </pic:pic>
                        </a:graphicData>
                      </a:graphic>
                    </wp:inline>
                  </w:drawing>
                </w:r>
              </w:del>
              <w:sdt>
                <w:sdtPr>
                  <w:id w:val="2023922316"/>
                  <w:tag w:val="goog_rdk_698"/>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br w:type="textWrapping"/>
                    </w:r>
                  </w:del>
                </w:sdtContent>
              </w:sdt>
              <w:del w:author="Monicaragavan" w:id="35" w:date="2026-09-23T08:08:22Z"/>
            </w:sdtContent>
          </w:sdt>
        </w:p>
      </w:sdtContent>
    </w:sdt>
    <w:sdt>
      <w:sdtPr>
        <w:id w:val="1665475537"/>
        <w:tag w:val="goog_rdk_703"/>
      </w:sdtPr>
      <w:sdtContent>
        <w:p w:rsidR="00000000" w:rsidDel="00000000" w:rsidP="00000000" w:rsidRDefault="00000000" w:rsidRPr="00000000" w14:paraId="00000082">
          <w:pPr>
            <w:numPr>
              <w:ilvl w:val="1"/>
              <w:numId w:val="32"/>
            </w:numPr>
            <w:spacing w:after="240" w:before="240" w:line="240" w:lineRule="auto"/>
            <w:ind w:left="1440" w:hanging="360"/>
            <w:rPr>
              <w:del w:author="Monicaragavan" w:id="35" w:date="2026-09-23T08:08:22Z"/>
              <w:rFonts w:ascii="Cambria" w:cs="Cambria" w:eastAsia="Cambria" w:hAnsi="Cambria"/>
              <w:strike w:val="1"/>
              <w:sz w:val="24"/>
              <w:szCs w:val="24"/>
              <w:rPrChange w:author="Deepii Deepa" w:id="23" w:date="2026-09-23T12:38:09Z">
                <w:rPr>
                  <w:rFonts w:ascii="Cambria" w:cs="Cambria" w:eastAsia="Cambria" w:hAnsi="Cambria"/>
                  <w:sz w:val="24"/>
                  <w:szCs w:val="24"/>
                </w:rPr>
              </w:rPrChange>
            </w:rPr>
            <w:pPrChange w:author="Deepii Deepa" w:id="0" w:date="2026-09-23T12:38:09Z">
              <w:pPr>
                <w:numPr>
                  <w:ilvl w:val="1"/>
                  <w:numId w:val="32"/>
                </w:numPr>
                <w:spacing w:after="240" w:before="240" w:line="240" w:lineRule="auto"/>
                <w:ind w:left="1440" w:hanging="360"/>
              </w:pPr>
            </w:pPrChange>
          </w:pPr>
          <w:sdt>
            <w:sdtPr>
              <w:id w:val="-557357779"/>
              <w:tag w:val="goog_rdk_700"/>
            </w:sdtPr>
            <w:sdtContent>
              <w:del w:author="Monicaragavan" w:id="35" w:date="2026-09-23T08:08:22Z"/>
              <w:sdt>
                <w:sdtPr>
                  <w:id w:val="-1211510946"/>
                  <w:tag w:val="goog_rdk_701"/>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Test both text-only and image + text prompts to ensure multimodal compatibility.</w:delText>
                      <w:br w:type="textWrapping"/>
                    </w:r>
                  </w:del>
                </w:sdtContent>
              </w:sd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357771" cy="2884954"/>
                      <wp:effectExtent b="0" l="0" r="0" t="0"/>
                      <wp:docPr id="208"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5357771" cy="2884954"/>
                              </a:xfrm>
                              <a:prstGeom prst="rect"/>
                              <a:ln/>
                            </pic:spPr>
                          </pic:pic>
                        </a:graphicData>
                      </a:graphic>
                    </wp:inline>
                  </w:drawing>
                </w:r>
                <w:sdt>
                  <w:sdtPr>
                    <w:id w:val="410804235"/>
                    <w:tag w:val="goog_rdk_702"/>
                  </w:sdtPr>
                  <w:sdtContent>
                    <w:r w:rsidDel="00000000" w:rsidR="00000000" w:rsidRPr="00000000">
                      <w:rPr>
                        <w:rtl w:val="0"/>
                      </w:rPr>
                    </w:r>
                  </w:sdtContent>
                </w:sdt>
              </w:del>
            </w:sdtContent>
          </w:sdt>
        </w:p>
      </w:sdtContent>
    </w:sdt>
    <w:sdt>
      <w:sdtPr>
        <w:id w:val="717278570"/>
        <w:tag w:val="goog_rdk_706"/>
      </w:sdtPr>
      <w:sdtContent>
        <w:p w:rsidR="00000000" w:rsidDel="00000000" w:rsidP="00000000" w:rsidRDefault="00000000" w:rsidRPr="00000000" w14:paraId="00000083">
          <w:pPr>
            <w:spacing w:after="280" w:before="280" w:line="240" w:lineRule="auto"/>
            <w:ind w:left="360" w:firstLine="0"/>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06063637"/>
              <w:tag w:val="goog_rdk_704"/>
            </w:sdtPr>
            <w:sdtContent>
              <w:del w:author="Monicaragavan" w:id="35" w:date="2026-09-23T08:08:22Z"/>
              <w:sdt>
                <w:sdtPr>
                  <w:id w:val="1686172219"/>
                  <w:tag w:val="goog_rdk_70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029386633"/>
        <w:tag w:val="goog_rdk_712"/>
      </w:sdtPr>
      <w:sdtContent>
        <w:p w:rsidR="00000000" w:rsidDel="00000000" w:rsidP="00000000" w:rsidRDefault="00000000" w:rsidRPr="00000000" w14:paraId="00000084">
          <w:pPr>
            <w:numPr>
              <w:ilvl w:val="0"/>
              <w:numId w:val="2"/>
            </w:numPr>
            <w:spacing w:after="0" w:afterAutospacing="0" w:before="280" w:line="240" w:lineRule="auto"/>
            <w:ind w:left="720" w:hanging="360"/>
            <w:rPr>
              <w:ins w:author="Pradeep" w:id="61" w:date="2026-09-22T00:10:41Z"/>
              <w:del w:author="Monicaragavan" w:id="35" w:date="2026-09-23T08:08:22Z"/>
              <w:rFonts w:ascii="Cambria" w:cs="Cambria" w:eastAsia="Cambria" w:hAnsi="Cambria"/>
              <w:strike w:val="1"/>
              <w:sz w:val="24"/>
              <w:szCs w:val="24"/>
              <w:rPrChange w:author="Deepii Deepa" w:id="23" w:date="2026-09-23T12:38:09Z">
                <w:rPr>
                  <w:rFonts w:ascii="Cambria" w:cs="Cambria" w:eastAsia="Cambria" w:hAnsi="Cambria"/>
                  <w:sz w:val="24"/>
                  <w:szCs w:val="24"/>
                </w:rPr>
              </w:rPrChange>
            </w:rPr>
            <w:pPrChange w:author="Deepii Deepa" w:id="0" w:date="2026-09-23T12:38:09Z">
              <w:pPr>
                <w:numPr>
                  <w:ilvl w:val="0"/>
                  <w:numId w:val="2"/>
                </w:numPr>
                <w:spacing w:after="280" w:before="280" w:line="240" w:lineRule="auto"/>
                <w:ind w:left="720" w:hanging="360"/>
              </w:pPr>
            </w:pPrChange>
          </w:pPr>
          <w:sdt>
            <w:sdtPr>
              <w:id w:val="-132436031"/>
              <w:tag w:val="goog_rdk_709"/>
            </w:sdtPr>
            <w:sdtContent>
              <w:ins w:author="Pradeep" w:id="61" w:date="2026-09-22T00:10:41Z">
                <w:sdt>
                  <w:sdtPr>
                    <w:id w:val="785014136"/>
                    <w:tag w:val="goog_rdk_710"/>
                  </w:sdtPr>
                  <w:sdtContent>
                    <w:del w:author="Monicaragavan" w:id="35" w:date="2026-09-23T08:08:22Z"/>
                  </w:sdtContent>
                </w:sdt>
              </w:ins>
              <w:sdt>
                <w:sdtPr>
                  <w:id w:val="1880544199"/>
                  <w:tag w:val="goog_rdk_711"/>
                </w:sdtPr>
                <w:sdtContent>
                  <w:ins w:author="Pradeep" w:id="61" w:date="2026-09-22T00:10:41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Set Google cloud access</w:delText>
                      </w:r>
                    </w:del>
                  </w:ins>
                </w:sdtContent>
              </w:sdt>
              <w:ins w:author="Pradeep" w:id="61" w:date="2026-09-22T00:10:41Z">
                <w:del w:author="Monicaragavan" w:id="35" w:date="2026-09-23T08:08:22Z"/>
              </w:ins>
            </w:sdtContent>
          </w:sdt>
        </w:p>
      </w:sdtContent>
    </w:sdt>
    <w:sdt>
      <w:sdtPr>
        <w:id w:val="549318439"/>
        <w:tag w:val="goog_rdk_716"/>
      </w:sdtPr>
      <w:sdtContent>
        <w:p w:rsidR="00000000" w:rsidDel="00000000" w:rsidP="00000000" w:rsidRDefault="00000000" w:rsidRPr="00000000" w14:paraId="00000085">
          <w:pPr>
            <w:numPr>
              <w:ilvl w:val="0"/>
              <w:numId w:val="2"/>
            </w:numPr>
            <w:spacing w:after="0" w:afterAutospacing="0" w:before="0" w:beforeAutospacing="0" w:line="240" w:lineRule="auto"/>
            <w:ind w:left="720" w:hanging="360"/>
            <w:rPr>
              <w:ins w:author="Pradeep" w:id="61" w:date="2026-09-22T00:10:41Z"/>
              <w:del w:author="Monicaragavan" w:id="35" w:date="2026-09-23T08:08:22Z"/>
              <w:rFonts w:ascii="Cambria" w:cs="Cambria" w:eastAsia="Cambria" w:hAnsi="Cambria"/>
              <w:strike w:val="1"/>
              <w:sz w:val="24"/>
              <w:szCs w:val="24"/>
              <w:rPrChange w:author="Deepii Deepa" w:id="23" w:date="2026-09-23T12:38:09Z">
                <w:rPr>
                  <w:rFonts w:ascii="Cambria" w:cs="Cambria" w:eastAsia="Cambria" w:hAnsi="Cambria"/>
                  <w:sz w:val="24"/>
                  <w:szCs w:val="24"/>
                </w:rPr>
              </w:rPrChange>
            </w:rPr>
            <w:pPrChange w:author="Deepii Deepa" w:id="0" w:date="2026-09-23T12:38:09Z">
              <w:pPr>
                <w:numPr>
                  <w:ilvl w:val="0"/>
                  <w:numId w:val="2"/>
                </w:numPr>
                <w:spacing w:after="280" w:before="280" w:line="240" w:lineRule="auto"/>
                <w:ind w:left="720" w:hanging="360"/>
              </w:pPr>
            </w:pPrChange>
          </w:pPr>
          <w:sdt>
            <w:sdtPr>
              <w:id w:val="1080967947"/>
              <w:tag w:val="goog_rdk_713"/>
            </w:sdtPr>
            <w:sdtContent>
              <w:ins w:author="Pradeep" w:id="61" w:date="2026-09-22T00:10:41Z">
                <w:sdt>
                  <w:sdtPr>
                    <w:id w:val="1645537825"/>
                    <w:tag w:val="goog_rdk_714"/>
                  </w:sdtPr>
                  <w:sdtContent>
                    <w:del w:author="Monicaragavan" w:id="35" w:date="2026-09-23T08:08:22Z"/>
                  </w:sdtContent>
                </w:sdt>
              </w:ins>
              <w:sdt>
                <w:sdtPr>
                  <w:id w:val="-1290666913"/>
                  <w:tag w:val="goog_rdk_715"/>
                </w:sdtPr>
                <w:sdtContent>
                  <w:ins w:author="Pradeep" w:id="61" w:date="2026-09-22T00:10:41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Gemini API configure</w:delText>
                      </w:r>
                    </w:del>
                  </w:ins>
                </w:sdtContent>
              </w:sdt>
              <w:ins w:author="Pradeep" w:id="61" w:date="2026-09-22T00:10:41Z">
                <w:del w:author="Monicaragavan" w:id="35" w:date="2026-09-23T08:08:22Z"/>
              </w:ins>
            </w:sdtContent>
          </w:sdt>
        </w:p>
      </w:sdtContent>
    </w:sdt>
    <w:sdt>
      <w:sdtPr>
        <w:id w:val="596134761"/>
        <w:tag w:val="goog_rdk_720"/>
      </w:sdtPr>
      <w:sdtContent>
        <w:p w:rsidR="00000000" w:rsidDel="00000000" w:rsidP="00000000" w:rsidRDefault="00000000" w:rsidRPr="00000000" w14:paraId="00000086">
          <w:pPr>
            <w:numPr>
              <w:ilvl w:val="0"/>
              <w:numId w:val="2"/>
            </w:numPr>
            <w:spacing w:after="0" w:afterAutospacing="0" w:before="0" w:beforeAutospacing="0" w:line="240" w:lineRule="auto"/>
            <w:ind w:left="720" w:hanging="360"/>
            <w:rPr>
              <w:ins w:author="Pradeep" w:id="61" w:date="2026-09-22T00:10:41Z"/>
              <w:del w:author="Monicaragavan" w:id="35" w:date="2026-09-23T08:08:22Z"/>
              <w:rFonts w:ascii="Cambria" w:cs="Cambria" w:eastAsia="Cambria" w:hAnsi="Cambria"/>
              <w:strike w:val="1"/>
              <w:sz w:val="24"/>
              <w:szCs w:val="24"/>
              <w:rPrChange w:author="Deepii Deepa" w:id="23" w:date="2026-09-23T12:38:09Z">
                <w:rPr>
                  <w:rFonts w:ascii="Cambria" w:cs="Cambria" w:eastAsia="Cambria" w:hAnsi="Cambria"/>
                  <w:sz w:val="24"/>
                  <w:szCs w:val="24"/>
                </w:rPr>
              </w:rPrChange>
            </w:rPr>
            <w:pPrChange w:author="Deepii Deepa" w:id="0" w:date="2026-09-23T12:38:09Z">
              <w:pPr>
                <w:numPr>
                  <w:ilvl w:val="0"/>
                  <w:numId w:val="2"/>
                </w:numPr>
                <w:spacing w:after="280" w:before="280" w:line="240" w:lineRule="auto"/>
                <w:ind w:left="720" w:hanging="360"/>
              </w:pPr>
            </w:pPrChange>
          </w:pPr>
          <w:sdt>
            <w:sdtPr>
              <w:id w:val="-1455629237"/>
              <w:tag w:val="goog_rdk_717"/>
            </w:sdtPr>
            <w:sdtContent>
              <w:ins w:author="Pradeep" w:id="61" w:date="2026-09-22T00:10:41Z">
                <w:sdt>
                  <w:sdtPr>
                    <w:id w:val="732765743"/>
                    <w:tag w:val="goog_rdk_718"/>
                  </w:sdtPr>
                  <w:sdtContent>
                    <w:del w:author="Monicaragavan" w:id="35" w:date="2026-09-23T08:08:22Z"/>
                  </w:sdtContent>
                </w:sdt>
              </w:ins>
              <w:sdt>
                <w:sdtPr>
                  <w:id w:val="-454718995"/>
                  <w:tag w:val="goog_rdk_719"/>
                </w:sdtPr>
                <w:sdtContent>
                  <w:ins w:author="Pradeep" w:id="61" w:date="2026-09-22T00:10:41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Create API key</w:delText>
                      </w:r>
                    </w:del>
                  </w:ins>
                </w:sdtContent>
              </w:sdt>
              <w:ins w:author="Pradeep" w:id="61" w:date="2026-09-22T00:10:41Z">
                <w:del w:author="Monicaragavan" w:id="35" w:date="2026-09-23T08:08:22Z"/>
              </w:ins>
            </w:sdtContent>
          </w:sdt>
        </w:p>
      </w:sdtContent>
    </w:sdt>
    <w:sdt>
      <w:sdtPr>
        <w:id w:val="-1096081087"/>
        <w:tag w:val="goog_rdk_724"/>
      </w:sdtPr>
      <w:sdtContent>
        <w:p w:rsidR="00000000" w:rsidDel="00000000" w:rsidP="00000000" w:rsidRDefault="00000000" w:rsidRPr="00000000" w14:paraId="00000087">
          <w:pPr>
            <w:numPr>
              <w:ilvl w:val="0"/>
              <w:numId w:val="2"/>
            </w:numPr>
            <w:spacing w:after="0" w:afterAutospacing="0" w:before="0" w:beforeAutospacing="0" w:line="240" w:lineRule="auto"/>
            <w:ind w:left="720" w:hanging="360"/>
            <w:rPr>
              <w:ins w:author="Pradeep" w:id="61" w:date="2026-09-22T00:10:41Z"/>
              <w:del w:author="Monicaragavan" w:id="35" w:date="2026-09-23T08:08:22Z"/>
              <w:rFonts w:ascii="Cambria" w:cs="Cambria" w:eastAsia="Cambria" w:hAnsi="Cambria"/>
              <w:strike w:val="1"/>
              <w:sz w:val="24"/>
              <w:szCs w:val="24"/>
              <w:rPrChange w:author="Deepii Deepa" w:id="23" w:date="2026-09-23T12:38:09Z">
                <w:rPr>
                  <w:rFonts w:ascii="Cambria" w:cs="Cambria" w:eastAsia="Cambria" w:hAnsi="Cambria"/>
                  <w:sz w:val="24"/>
                  <w:szCs w:val="24"/>
                </w:rPr>
              </w:rPrChange>
            </w:rPr>
            <w:pPrChange w:author="Deepii Deepa" w:id="0" w:date="2026-09-23T12:38:09Z">
              <w:pPr>
                <w:numPr>
                  <w:ilvl w:val="0"/>
                  <w:numId w:val="2"/>
                </w:numPr>
                <w:spacing w:after="280" w:before="280" w:line="240" w:lineRule="auto"/>
                <w:ind w:left="720" w:hanging="360"/>
              </w:pPr>
            </w:pPrChange>
          </w:pPr>
          <w:sdt>
            <w:sdtPr>
              <w:id w:val="-2033948683"/>
              <w:tag w:val="goog_rdk_721"/>
            </w:sdtPr>
            <w:sdtContent>
              <w:ins w:author="Pradeep" w:id="61" w:date="2026-09-22T00:10:41Z">
                <w:sdt>
                  <w:sdtPr>
                    <w:id w:val="107438560"/>
                    <w:tag w:val="goog_rdk_722"/>
                  </w:sdtPr>
                  <w:sdtContent>
                    <w:del w:author="Monicaragavan" w:id="35" w:date="2026-09-23T08:08:22Z"/>
                  </w:sdtContent>
                </w:sdt>
              </w:ins>
              <w:sdt>
                <w:sdtPr>
                  <w:id w:val="670700968"/>
                  <w:tag w:val="goog_rdk_723"/>
                </w:sdtPr>
                <w:sdtContent>
                  <w:ins w:author="Pradeep" w:id="61" w:date="2026-09-22T00:10:41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Using API key in python we send sample to gemini</w:delText>
                      </w:r>
                    </w:del>
                  </w:ins>
                </w:sdtContent>
              </w:sdt>
              <w:ins w:author="Pradeep" w:id="61" w:date="2026-09-22T00:10:41Z">
                <w:del w:author="Monicaragavan" w:id="35" w:date="2026-09-23T08:08:22Z"/>
              </w:ins>
            </w:sdtContent>
          </w:sdt>
        </w:p>
      </w:sdtContent>
    </w:sdt>
    <w:sdt>
      <w:sdtPr>
        <w:id w:val="1820571875"/>
        <w:tag w:val="goog_rdk_728"/>
      </w:sdtPr>
      <w:sdtContent>
        <w:p w:rsidR="00000000" w:rsidDel="00000000" w:rsidP="00000000" w:rsidRDefault="00000000" w:rsidRPr="00000000" w14:paraId="00000088">
          <w:pPr>
            <w:numPr>
              <w:ilvl w:val="0"/>
              <w:numId w:val="2"/>
            </w:numPr>
            <w:spacing w:after="280" w:before="0" w:beforeAutospacing="0" w:line="240" w:lineRule="auto"/>
            <w:ind w:left="720" w:hanging="360"/>
            <w:rPr>
              <w:ins w:author="Pradeep" w:id="61" w:date="2026-09-22T00:10:41Z"/>
              <w:del w:author="Monicaragavan" w:id="35" w:date="2026-09-23T08:08:22Z"/>
              <w:rFonts w:ascii="Cambria" w:cs="Cambria" w:eastAsia="Cambria" w:hAnsi="Cambria"/>
              <w:strike w:val="1"/>
              <w:sz w:val="24"/>
              <w:szCs w:val="24"/>
              <w:rPrChange w:author="Deepii Deepa" w:id="23" w:date="2026-09-23T12:38:09Z">
                <w:rPr>
                  <w:rFonts w:ascii="Cambria" w:cs="Cambria" w:eastAsia="Cambria" w:hAnsi="Cambria"/>
                  <w:sz w:val="24"/>
                  <w:szCs w:val="24"/>
                </w:rPr>
              </w:rPrChange>
            </w:rPr>
            <w:pPrChange w:author="Deepii Deepa" w:id="0" w:date="2026-09-23T12:38:09Z">
              <w:pPr>
                <w:numPr>
                  <w:ilvl w:val="0"/>
                  <w:numId w:val="2"/>
                </w:numPr>
                <w:spacing w:after="280" w:before="280" w:line="240" w:lineRule="auto"/>
                <w:ind w:left="720" w:hanging="360"/>
              </w:pPr>
            </w:pPrChange>
          </w:pPr>
          <w:sdt>
            <w:sdtPr>
              <w:id w:val="-2093391146"/>
              <w:tag w:val="goog_rdk_725"/>
            </w:sdtPr>
            <w:sdtContent>
              <w:ins w:author="Pradeep" w:id="61" w:date="2026-09-22T00:10:41Z">
                <w:sdt>
                  <w:sdtPr>
                    <w:id w:val="1625820054"/>
                    <w:tag w:val="goog_rdk_726"/>
                  </w:sdtPr>
                  <w:sdtContent>
                    <w:del w:author="Monicaragavan" w:id="35" w:date="2026-09-23T08:08:22Z"/>
                  </w:sdtContent>
                </w:sdt>
              </w:ins>
              <w:sdt>
                <w:sdtPr>
                  <w:id w:val="-1595348545"/>
                  <w:tag w:val="goog_rdk_727"/>
                </w:sdtPr>
                <w:sdtContent>
                  <w:ins w:author="Pradeep" w:id="61" w:date="2026-09-22T00:10:41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Test text,images </w:delText>
                      </w:r>
                    </w:del>
                  </w:ins>
                </w:sdtContent>
              </w:sdt>
              <w:ins w:author="Pradeep" w:id="61" w:date="2026-09-22T00:10:41Z">
                <w:del w:author="Monicaragavan" w:id="35" w:date="2026-09-23T08:08:22Z"/>
              </w:ins>
            </w:sdtContent>
          </w:sdt>
        </w:p>
      </w:sdtContent>
    </w:sdt>
    <w:sdt>
      <w:sdtPr>
        <w:id w:val="-236670847"/>
        <w:tag w:val="goog_rdk_734"/>
      </w:sdtPr>
      <w:sdtContent>
        <w:p w:rsidR="00000000" w:rsidDel="00000000" w:rsidP="00000000" w:rsidRDefault="00000000" w:rsidRPr="00000000" w14:paraId="00000089">
          <w:pPr>
            <w:spacing w:after="280" w:before="280" w:line="240" w:lineRule="auto"/>
            <w:rPr>
              <w:del w:author="Monicaragavan" w:id="35" w:date="2026-09-23T08:08:22Z"/>
              <w:rFonts w:ascii="Arial" w:cs="Arial" w:eastAsia="Arial" w:hAnsi="Arial"/>
              <w:b w:val="0"/>
              <w:bCs w:val="0"/>
              <w:i w:val="0"/>
              <w:iCs w:val="0"/>
              <w:smallCaps w:val="0"/>
              <w:strike w:val="0"/>
              <w:color w:val="000000"/>
              <w:sz w:val="22"/>
              <w:szCs w:val="22"/>
              <w:u w:val="none"/>
              <w:shd w:fill="auto" w:val="clear"/>
              <w:vertAlign w:val="baseline"/>
              <w:rPrChange w:author="Pradeep" w:id="62" w:date="2026-09-22T00:10:36Z">
                <w:rPr>
                  <w:rFonts w:ascii="Cambria" w:cs="Cambria" w:eastAsia="Cambria" w:hAnsi="Cambria"/>
                  <w:sz w:val="24"/>
                  <w:szCs w:val="24"/>
                </w:rPr>
              </w:rPrChange>
            </w:rPr>
            <w:pPrChange w:author="Pradeep" w:id="0" w:date="2026-09-22T00:10:36Z">
              <w:pPr>
                <w:spacing w:after="280" w:before="280" w:line="240" w:lineRule="auto"/>
              </w:pPr>
            </w:pPrChange>
          </w:pPr>
          <w:sdt>
            <w:sdtPr>
              <w:id w:val="-989349664"/>
              <w:tag w:val="goog_rdk_729"/>
            </w:sdtPr>
            <w:sdtContent>
              <w:ins w:author="Pradeep" w:id="61" w:date="2026-09-22T00:10:41Z">
                <w:sdt>
                  <w:sdtPr>
                    <w:id w:val="1514112874"/>
                    <w:tag w:val="goog_rdk_730"/>
                  </w:sdtPr>
                  <w:sdtContent>
                    <w:del w:author="Monicaragavan" w:id="35" w:date="2026-09-23T08:08:22Z"/>
                  </w:sdtContent>
                </w:sdt>
              </w:ins>
              <w:sdt>
                <w:sdtPr>
                  <w:id w:val="-393485478"/>
                  <w:tag w:val="goog_rdk_731"/>
                </w:sdtPr>
                <w:sdtContent>
                  <w:ins w:author="Pradeep" w:id="61" w:date="2026-09-22T00:10:41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Api key-Authendication needed for gemini ai to access the application. do not make it public in github..env file-has configuration and sensitive value.</w:delText>
                      </w:r>
                    </w:del>
                  </w:ins>
                </w:sdtContent>
              </w:sdt>
              <w:ins w:author="Pradeep" w:id="61" w:date="2026-09-22T00:10:41Z">
                <w:del w:author="Monicaragavan" w:id="35" w:date="2026-09-23T08:08:22Z"/>
              </w:ins>
            </w:sdtContent>
          </w:sdt>
          <w:sdt>
            <w:sdtPr>
              <w:id w:val="-793520171"/>
              <w:tag w:val="goog_rdk_732"/>
            </w:sdtPr>
            <w:sdtContent>
              <w:del w:author="Monicaragavan" w:id="35" w:date="2026-09-23T08:08:22Z"/>
              <w:sdt>
                <w:sdtPr>
                  <w:id w:val="-390144010"/>
                  <w:tag w:val="goog_rdk_73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498369604"/>
        <w:tag w:val="goog_rdk_737"/>
      </w:sdtPr>
      <w:sdtContent>
        <w:p w:rsidR="00000000" w:rsidDel="00000000" w:rsidP="00000000" w:rsidRDefault="00000000" w:rsidRPr="00000000" w14:paraId="0000008A">
          <w:pPr>
            <w:spacing w:after="280" w:before="280" w:line="240" w:lineRule="auto"/>
            <w:jc w:val="center"/>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671907120"/>
              <w:tag w:val="goog_rdk_735"/>
            </w:sdtPr>
            <w:sdtContent>
              <w:del w:author="Monicaragavan" w:id="35" w:date="2026-09-23T08:08:22Z"/>
              <w:sdt>
                <w:sdtPr>
                  <w:id w:val="-972855763"/>
                  <w:tag w:val="goog_rdk_73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705259564"/>
        <w:tag w:val="goog_rdk_740"/>
      </w:sdtPr>
      <w:sdtContent>
        <w:p w:rsidR="00000000" w:rsidDel="00000000" w:rsidP="00000000" w:rsidRDefault="00000000" w:rsidRPr="00000000" w14:paraId="0000008B">
          <w:pPr>
            <w:spacing w:after="280" w:before="280" w:line="240" w:lineRule="auto"/>
            <w:jc w:val="center"/>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322614711"/>
              <w:tag w:val="goog_rdk_738"/>
            </w:sdtPr>
            <w:sdtContent>
              <w:del w:author="Monicaragavan" w:id="35" w:date="2026-09-23T08:08:22Z"/>
              <w:sdt>
                <w:sdtPr>
                  <w:id w:val="1710272008"/>
                  <w:tag w:val="goog_rdk_739"/>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886037301"/>
        <w:tag w:val="goog_rdk_743"/>
      </w:sdtPr>
      <w:sdtContent>
        <w:p w:rsidR="00000000" w:rsidDel="00000000" w:rsidP="00000000" w:rsidRDefault="00000000" w:rsidRPr="00000000" w14:paraId="0000008C">
          <w:pPr>
            <w:spacing w:after="280" w:before="280" w:line="240" w:lineRule="auto"/>
            <w:jc w:val="center"/>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884138213"/>
              <w:tag w:val="goog_rdk_741"/>
            </w:sdtPr>
            <w:sdtContent>
              <w:del w:author="Monicaragavan" w:id="35" w:date="2026-09-23T08:08:22Z"/>
              <w:sdt>
                <w:sdtPr>
                  <w:id w:val="1617114701"/>
                  <w:tag w:val="goog_rdk_74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624882064"/>
        <w:tag w:val="goog_rdk_746"/>
      </w:sdtPr>
      <w:sdtContent>
        <w:p w:rsidR="00000000" w:rsidDel="00000000" w:rsidP="00000000" w:rsidRDefault="00000000" w:rsidRPr="00000000" w14:paraId="0000008D">
          <w:pPr>
            <w:spacing w:after="280" w:before="280" w:line="240" w:lineRule="auto"/>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974793025"/>
              <w:tag w:val="goog_rdk_744"/>
            </w:sdtPr>
            <w:sdtContent>
              <w:del w:author="Monicaragavan" w:id="35" w:date="2026-09-23T08:08:22Z"/>
              <w:sdt>
                <w:sdtPr>
                  <w:id w:val="2130372842"/>
                  <w:tag w:val="goog_rdk_74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847207857"/>
        <w:tag w:val="goog_rdk_749"/>
      </w:sdtPr>
      <w:sdtContent>
        <w:p w:rsidR="00000000" w:rsidDel="00000000" w:rsidP="00000000" w:rsidRDefault="00000000" w:rsidRPr="00000000" w14:paraId="0000008E">
          <w:pPr>
            <w:pStyle w:val="Heading2"/>
            <w:keepNext w:val="0"/>
            <w:keepLines w:val="0"/>
            <w:spacing w:after="80" w:before="360" w:lineRule="auto"/>
            <w:jc w:val="both"/>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color w:val="000000"/>
                  <w:sz w:val="22"/>
                  <w:szCs w:val="22"/>
                </w:rPr>
              </w:rPrChange>
            </w:rPr>
          </w:pPr>
          <w:sdt>
            <w:sdtPr>
              <w:id w:val="728459138"/>
              <w:tag w:val="goog_rdk_747"/>
            </w:sdtPr>
            <w:sdtContent>
              <w:del w:author="Monicaragavan" w:id="35" w:date="2026-09-23T08:08:22Z"/>
              <w:sdt>
                <w:sdtPr>
                  <w:id w:val="1390869875"/>
                  <w:tag w:val="goog_rdk_748"/>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color w:val="000000"/>
                            <w:sz w:val="22"/>
                            <w:szCs w:val="22"/>
                          </w:rPr>
                        </w:rPrChange>
                      </w:rPr>
                      <w:delText xml:space="preserve">MILESTONE 2: Core Functionalities Development</w:delText>
                    </w:r>
                  </w:del>
                </w:sdtContent>
              </w:sdt>
              <w:del w:author="Monicaragavan" w:id="35" w:date="2026-09-23T08:08:22Z">
                <w:bookmarkStart w:colFirst="0" w:colLast="0" w:name="_heading=h.iw1utyh657z2" w:id="11"/>
                <w:bookmarkEnd w:id="11"/>
              </w:del>
            </w:sdtContent>
          </w:sdt>
        </w:p>
      </w:sdtContent>
    </w:sdt>
    <w:sdt>
      <w:sdtPr>
        <w:id w:val="-1651850060"/>
        <w:tag w:val="goog_rdk_761"/>
      </w:sdtPr>
      <w:sdtContent>
        <w:p w:rsidR="00000000" w:rsidDel="00000000" w:rsidP="00000000" w:rsidRDefault="00000000" w:rsidRPr="00000000" w14:paraId="0000008F">
          <w:pPr>
            <w:spacing w:after="240" w:before="240" w:lineRule="auto"/>
            <w:jc w:val="both"/>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1670031612"/>
              <w:tag w:val="goog_rdk_750"/>
            </w:sdtPr>
            <w:sdtContent>
              <w:del w:author="Monicaragavan" w:id="35" w:date="2026-09-23T08:08:22Z"/>
              <w:sdt>
                <w:sdtPr>
                  <w:id w:val="387803095"/>
                  <w:tag w:val="goog_rdk_751"/>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This milestone focuses on building the </w:delText>
                    </w:r>
                  </w:del>
                </w:sdtContent>
              </w:sdt>
              <w:del w:author="Monicaragavan" w:id="35" w:date="2026-09-23T08:08:22Z">
                <w:sdt>
                  <w:sdtPr>
                    <w:id w:val="-1157578842"/>
                    <w:tag w:val="goog_rdk_752"/>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core backend intelligence</w:delText>
                    </w:r>
                  </w:sdtContent>
                </w:sdt>
                <w:sdt>
                  <w:sdtPr>
                    <w:id w:val="39194207"/>
                    <w:tag w:val="goog_rdk_753"/>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of </w:delText>
                    </w:r>
                  </w:sdtContent>
                </w:sdt>
                <w:sdt>
                  <w:sdtPr>
                    <w:id w:val="-1020666796"/>
                    <w:tag w:val="goog_rdk_75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PocketSmart AI</w:delText>
                    </w:r>
                  </w:sdtContent>
                </w:sdt>
                <w:sdt>
                  <w:sdtPr>
                    <w:id w:val="182442432"/>
                    <w:tag w:val="goog_rdk_755"/>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using the Flask framework and Google’s </w:delText>
                    </w:r>
                  </w:sdtContent>
                </w:sdt>
                <w:sdt>
                  <w:sdtPr>
                    <w:id w:val="858808316"/>
                    <w:tag w:val="goog_rdk_75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Gemini 1.5 Flash Pro</w:delText>
                    </w:r>
                  </w:sdtContent>
                </w:sdt>
                <w:sdt>
                  <w:sdtPr>
                    <w:id w:val="-295544137"/>
                    <w:tag w:val="goog_rdk_757"/>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w:delText>
                    </w:r>
                  </w:sdtContent>
                </w:sdt>
                <w:sdt>
                  <w:sdtPr>
                    <w:id w:val="802463606"/>
                    <w:tag w:val="goog_rdk_758"/>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color w:val="188038"/>
                          </w:rPr>
                        </w:rPrChange>
                      </w:rPr>
                      <w:delText xml:space="preserve">gemini_utils.py</w:delText>
                    </w:r>
                  </w:sdtContent>
                </w:sdt>
                <w:sdt>
                  <w:sdtPr>
                    <w:id w:val="1253069799"/>
                    <w:tag w:val="goog_rdk_759"/>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that handles prompt orchestration, budget formatting, domain segmentation, and image analysis for multimodal tasks.</w:delText>
                    </w:r>
                  </w:sdtContent>
                </w:sdt>
                <w:sdt>
                  <w:sdtPr>
                    <w:id w:val="544019281"/>
                    <w:tag w:val="goog_rdk_760"/>
                  </w:sdtPr>
                  <w:sdtContent>
                    <w:r w:rsidDel="00000000" w:rsidR="00000000" w:rsidRPr="00000000">
                      <w:rPr>
                        <w:rtl w:val="0"/>
                      </w:rPr>
                    </w:r>
                  </w:sdtContent>
                </w:sdt>
              </w:del>
            </w:sdtContent>
          </w:sdt>
        </w:p>
      </w:sdtContent>
    </w:sdt>
    <w:sdt>
      <w:sdtPr>
        <w:id w:val="-40629525"/>
        <w:tag w:val="goog_rdk_764"/>
      </w:sdtPr>
      <w:sdtContent>
        <w:p w:rsidR="00000000" w:rsidDel="00000000" w:rsidP="00000000" w:rsidRDefault="00000000" w:rsidRPr="00000000" w14:paraId="00000090">
          <w:pPr>
            <w:spacing w:after="280" w:before="28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pPr>
          <w:sdt>
            <w:sdtPr>
              <w:id w:val="269960285"/>
              <w:tag w:val="goog_rdk_762"/>
            </w:sdtPr>
            <w:sdtContent>
              <w:del w:author="Monicaragavan" w:id="35" w:date="2026-09-23T08:08:22Z"/>
              <w:sdt>
                <w:sdtPr>
                  <w:id w:val="-1907694937"/>
                  <w:tag w:val="goog_rdk_763"/>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File Explorer Structure</w:delText>
                    </w:r>
                  </w:del>
                </w:sdtContent>
              </w:sdt>
              <w:del w:author="Monicaragavan" w:id="35" w:date="2026-09-23T08:08:22Z"/>
            </w:sdtContent>
          </w:sdt>
        </w:p>
      </w:sdtContent>
    </w:sdt>
    <w:sdt>
      <w:sdtPr>
        <w:id w:val="-685050300"/>
        <w:tag w:val="goog_rdk_767"/>
      </w:sdtPr>
      <w:sdtContent>
        <w:p w:rsidR="00000000" w:rsidDel="00000000" w:rsidP="00000000" w:rsidRDefault="00000000" w:rsidRPr="00000000" w14:paraId="00000091">
          <w:pPr>
            <w:spacing w:after="280" w:before="280" w:line="240" w:lineRule="auto"/>
            <w:jc w:val="center"/>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719141202"/>
              <w:tag w:val="goog_rdk_765"/>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1826263" cy="6235382"/>
                      <wp:effectExtent b="0" l="0" r="0" t="0"/>
                      <wp:docPr id="207"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1826263" cy="6235382"/>
                              </a:xfrm>
                              <a:prstGeom prst="rect"/>
                              <a:ln/>
                            </pic:spPr>
                          </pic:pic>
                        </a:graphicData>
                      </a:graphic>
                    </wp:inline>
                  </w:drawing>
                </w:r>
              </w:del>
              <w:sdt>
                <w:sdtPr>
                  <w:id w:val="-1486748473"/>
                  <w:tag w:val="goog_rdk_76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379187728"/>
        <w:tag w:val="goog_rdk_770"/>
      </w:sdtPr>
      <w:sdtContent>
        <w:p w:rsidR="00000000" w:rsidDel="00000000" w:rsidP="00000000" w:rsidRDefault="00000000" w:rsidRPr="00000000" w14:paraId="00000092">
          <w:pPr>
            <w:spacing w:after="280" w:before="280" w:line="240" w:lineRule="auto"/>
            <w:jc w:val="center"/>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Change w:author="Veeraragavan" w:id="0" w:date="2026-09-23T05:36:32Z">
              <w:pPr>
                <w:spacing w:after="280" w:before="280" w:line="240" w:lineRule="auto"/>
              </w:pPr>
            </w:pPrChange>
          </w:pPr>
          <w:sdt>
            <w:sdtPr>
              <w:id w:val="2023366618"/>
              <w:tag w:val="goog_rdk_768"/>
            </w:sdtPr>
            <w:sdtContent>
              <w:del w:author="Monicaragavan" w:id="35" w:date="2026-09-23T08:08:22Z"/>
              <w:sdt>
                <w:sdtPr>
                  <w:id w:val="-2020257004"/>
                  <w:tag w:val="goog_rdk_769"/>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626796376"/>
        <w:tag w:val="goog_rdk_773"/>
      </w:sdtPr>
      <w:sdtContent>
        <w:p w:rsidR="00000000" w:rsidDel="00000000" w:rsidP="00000000" w:rsidRDefault="00000000" w:rsidRPr="00000000" w14:paraId="00000093">
          <w:pPr>
            <w:spacing w:after="280" w:before="280" w:line="240" w:lineRule="auto"/>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rPr>
              </w:rPrChange>
            </w:rPr>
          </w:pPr>
          <w:sdt>
            <w:sdtPr>
              <w:id w:val="431756780"/>
              <w:tag w:val="goog_rdk_771"/>
            </w:sdtPr>
            <w:sdtContent>
              <w:del w:author="Monicaragavan" w:id="35" w:date="2026-09-23T08:08:22Z"/>
              <w:sdt>
                <w:sdtPr>
                  <w:id w:val="1879231706"/>
                  <w:tag w:val="goog_rdk_77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14672700"/>
        <w:tag w:val="goog_rdk_776"/>
      </w:sdtPr>
      <w:sdtContent>
        <w:p w:rsidR="00000000" w:rsidDel="00000000" w:rsidP="00000000" w:rsidRDefault="00000000" w:rsidRPr="00000000" w14:paraId="00000094">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rPr>
              </w:rPrChange>
            </w:rPr>
          </w:pPr>
          <w:sdt>
            <w:sdtPr>
              <w:id w:val="627558755"/>
              <w:tag w:val="goog_rdk_774"/>
            </w:sdtPr>
            <w:sdtContent>
              <w:del w:author="Monicaragavan" w:id="35" w:date="2026-09-23T08:08:22Z"/>
              <w:sdt>
                <w:sdtPr>
                  <w:id w:val="-2117063254"/>
                  <w:tag w:val="goog_rdk_77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Activity 2.1: Fast API Instilization and import libraries</w:delText>
                    </w:r>
                  </w:del>
                </w:sdtContent>
              </w:sdt>
              <w:del w:author="Monicaragavan" w:id="35" w:date="2026-09-23T08:08:22Z"/>
            </w:sdtContent>
          </w:sdt>
        </w:p>
      </w:sdtContent>
    </w:sdt>
    <w:sdt>
      <w:sdtPr>
        <w:id w:val="2109833789"/>
        <w:tag w:val="goog_rdk_782"/>
      </w:sdtPr>
      <w:sdtContent>
        <w:p w:rsidR="00000000" w:rsidDel="00000000" w:rsidP="00000000" w:rsidRDefault="00000000" w:rsidRPr="00000000" w14:paraId="00000095">
          <w:pPr>
            <w:numPr>
              <w:ilvl w:val="0"/>
              <w:numId w:val="18"/>
            </w:numPr>
            <w:spacing w:after="280" w:before="280" w:line="240" w:lineRule="auto"/>
            <w:ind w:left="720" w:hanging="360"/>
            <w:rPr>
              <w:ins w:author="Veeraragavan" w:id="64" w:date="2026-09-23T05:36:32Z"/>
              <w:del w:author="Monicaragavan" w:id="35" w:date="2026-09-23T08:08:22Z"/>
              <w:rFonts w:ascii="Cambria" w:cs="Cambria" w:eastAsia="Cambria" w:hAnsi="Cambria"/>
              <w:b w:val="1"/>
              <w:bCs w:val="1"/>
              <w:strike w:val="1"/>
              <w:rPrChange w:author="Deepii Deepa" w:id="23" w:date="2026-09-23T12:38:09Z">
                <w:rPr>
                  <w:rFonts w:ascii="Cambria" w:cs="Cambria" w:eastAsia="Cambria" w:hAnsi="Cambria"/>
                  <w:b w:val="1"/>
                  <w:bCs w:val="1"/>
                  <w:u w:val="none"/>
                </w:rPr>
              </w:rPrChange>
            </w:rPr>
            <w:pPrChange w:author="Deepii Deepa" w:id="0" w:date="2026-09-23T12:38:09Z">
              <w:pPr>
                <w:numPr>
                  <w:ilvl w:val="0"/>
                  <w:numId w:val="18"/>
                </w:numPr>
                <w:spacing w:after="280" w:before="280" w:line="240" w:lineRule="auto"/>
                <w:ind w:left="720" w:hanging="360"/>
              </w:pPr>
            </w:pPrChange>
          </w:pPr>
          <w:sdt>
            <w:sdtPr>
              <w:id w:val="-1479251473"/>
              <w:tag w:val="goog_rdk_777"/>
            </w:sdtPr>
            <w:sdtContent>
              <w:del w:author="Monicaragavan" w:id="35" w:date="2026-09-23T08:08:22Z"/>
              <w:sdt>
                <w:sdtPr>
                  <w:id w:val="-649752563"/>
                  <w:tag w:val="goog_rdk_778"/>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Import all required libraries for the project</w:delText>
                    </w:r>
                  </w:del>
                </w:sdtContent>
              </w:sdt>
              <w:del w:author="Monicaragavan" w:id="35" w:date="2026-09-23T08:08:22Z"/>
            </w:sdtContent>
          </w:sdt>
          <w:sdt>
            <w:sdtPr>
              <w:id w:val="-1070623295"/>
              <w:tag w:val="goog_rdk_779"/>
            </w:sdtPr>
            <w:sdtContent>
              <w:ins w:author="Veeraragavan" w:id="64" w:date="2026-09-23T05:36:32Z">
                <w:sdt>
                  <w:sdtPr>
                    <w:id w:val="169704899"/>
                    <w:tag w:val="goog_rdk_780"/>
                  </w:sdtPr>
                  <w:sdtContent>
                    <w:del w:author="Monicaragavan" w:id="35" w:date="2026-09-23T08:08:22Z"/>
                  </w:sdtContent>
                </w:sdt>
              </w:ins>
              <w:sdt>
                <w:sdtPr>
                  <w:id w:val="-922408848"/>
                  <w:tag w:val="goog_rdk_781"/>
                </w:sdtPr>
                <w:sdtContent>
                  <w:ins w:author="Veeraragavan" w:id="64" w:date="2026-09-23T05:36:32Z">
                    <w:del w:author="Monicaragavan" w:id="35" w:date="2026-09-23T08:08:22Z">
                      <w:r w:rsidDel="00000000" w:rsidR="00000000" w:rsidRPr="00000000">
                        <w:rPr>
                          <w:rtl w:val="0"/>
                        </w:rPr>
                      </w:r>
                    </w:del>
                  </w:ins>
                </w:sdtContent>
              </w:sdt>
              <w:ins w:author="Veeraragavan" w:id="64" w:date="2026-09-23T05:36:32Z">
                <w:del w:author="Monicaragavan" w:id="35" w:date="2026-09-23T08:08:22Z"/>
              </w:ins>
            </w:sdtContent>
          </w:sdt>
        </w:p>
      </w:sdtContent>
    </w:sdt>
    <w:sdt>
      <w:sdtPr>
        <w:id w:val="-118243771"/>
        <w:tag w:val="goog_rdk_786"/>
      </w:sdtPr>
      <w:sdtContent>
        <w:p w:rsidR="00000000" w:rsidDel="00000000" w:rsidP="00000000" w:rsidRDefault="00000000" w:rsidRPr="00000000" w14:paraId="00000096">
          <w:pPr>
            <w:numPr>
              <w:ilvl w:val="0"/>
              <w:numId w:val="18"/>
            </w:numPr>
            <w:spacing w:after="280" w:before="280" w:line="240" w:lineRule="auto"/>
            <w:ind w:left="720" w:hanging="360"/>
            <w:rPr>
              <w:del w:author="Monicaragavan" w:id="35" w:date="2026-09-23T08:08:22Z"/>
              <w:rFonts w:ascii="Cambria" w:cs="Cambria" w:eastAsia="Cambria" w:hAnsi="Cambria"/>
              <w:b w:val="1"/>
              <w:bCs w:val="1"/>
              <w:strike w:val="1"/>
              <w:rPrChange w:author="Deepii Deepa" w:id="23" w:date="2026-09-23T12:38:09Z">
                <w:rPr>
                  <w:rFonts w:ascii="Cambria" w:cs="Cambria" w:eastAsia="Cambria" w:hAnsi="Cambria"/>
                  <w:b w:val="1"/>
                  <w:bCs w:val="1"/>
                  <w:u w:val="none"/>
                </w:rPr>
              </w:rPrChange>
            </w:rPr>
            <w:pPrChange w:author="Deepii Deepa" w:id="0" w:date="2026-09-23T12:38:09Z">
              <w:pPr>
                <w:numPr>
                  <w:ilvl w:val="0"/>
                  <w:numId w:val="18"/>
                </w:numPr>
                <w:spacing w:after="280" w:before="280" w:line="240" w:lineRule="auto"/>
                <w:ind w:left="720" w:hanging="360"/>
              </w:pPr>
            </w:pPrChange>
          </w:pPr>
          <w:sdt>
            <w:sdtPr>
              <w:id w:val="-393810157"/>
              <w:tag w:val="goog_rdk_784"/>
            </w:sdtPr>
            <w:sdtContent>
              <w:del w:author="Monicaragavan" w:id="35" w:date="2026-09-23T08:08:22Z"/>
              <w:sdt>
                <w:sdtPr>
                  <w:id w:val="-1012389184"/>
                  <w:tag w:val="goog_rdk_78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888359069"/>
        <w:tag w:val="goog_rdk_793"/>
      </w:sdtPr>
      <w:sdtContent>
        <w:p w:rsidR="00000000" w:rsidDel="00000000" w:rsidP="00000000" w:rsidRDefault="00000000" w:rsidRPr="00000000" w14:paraId="00000097">
          <w:pPr>
            <w:spacing w:after="280" w:before="28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rPr>
              </w:rPrChange>
            </w:rPr>
          </w:pPr>
          <w:sdt>
            <w:sdtPr>
              <w:id w:val="-798250818"/>
              <w:tag w:val="goog_rdk_787"/>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b w:val="1"/>
                        <w:bCs w:val="1"/>
                      </w:rPr>
                    </w:rPrChange>
                  </w:rPr>
                  <w:drawing>
                    <wp:inline distB="114300" distT="114300" distL="114300" distR="114300">
                      <wp:extent cx="5731200" cy="3441700"/>
                      <wp:effectExtent b="0" l="0" r="0" t="0"/>
                      <wp:docPr id="211"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5731200" cy="3441700"/>
                              </a:xfrm>
                              <a:prstGeom prst="rect"/>
                              <a:ln/>
                            </pic:spPr>
                          </pic:pic>
                        </a:graphicData>
                      </a:graphic>
                    </wp:inline>
                  </w:drawing>
                </w:r>
              </w:del>
              <w:sdt>
                <w:sdtPr>
                  <w:id w:val="896593522"/>
                  <w:tag w:val="goog_rdk_788"/>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 </w:delText>
                      <w:br w:type="textWrapping"/>
                    </w:r>
                  </w:del>
                </w:sdtContent>
              </w:sdt>
              <w:del w:author="Monicaragavan" w:id="35" w:date="2026-09-23T08:08:22Z"/>
            </w:sdtContent>
          </w:sdt>
          <w:sdt>
            <w:sdtPr>
              <w:id w:val="-1030134711"/>
              <w:tag w:val="goog_rdk_789"/>
            </w:sdtPr>
            <w:sdtContent>
              <w:ins w:author="Dark Devil" w:id="65" w:date="2026-09-23T06:59:00Z">
                <w:sdt>
                  <w:sdtPr>
                    <w:id w:val="-826317686"/>
                    <w:tag w:val="goog_rdk_790"/>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b w:val="1"/>
                              <w:bCs w:val="1"/>
                            </w:rPr>
                          </w:rPrChange>
                        </w:rPr>
                        <w:drawing>
                          <wp:inline distB="114300" distT="114300" distL="114300" distR="114300">
                            <wp:extent cx="6575925" cy="3581475"/>
                            <wp:effectExtent b="0" l="0" r="0" t="0"/>
                            <wp:docPr id="200" name="image42.png"/>
                            <a:graphic>
                              <a:graphicData uri="http://schemas.openxmlformats.org/drawingml/2006/picture">
                                <pic:pic>
                                  <pic:nvPicPr>
                                    <pic:cNvPr id="0" name="image42.png"/>
                                    <pic:cNvPicPr preferRelativeResize="0"/>
                                  </pic:nvPicPr>
                                  <pic:blipFill>
                                    <a:blip r:embed="rId18"/>
                                    <a:srcRect b="-606" l="0" r="8000" t="-606"/>
                                    <a:stretch>
                                      <a:fillRect/>
                                    </a:stretch>
                                  </pic:blipFill>
                                  <pic:spPr>
                                    <a:xfrm>
                                      <a:off x="0" y="0"/>
                                      <a:ext cx="6575925" cy="3581475"/>
                                    </a:xfrm>
                                    <a:prstGeom prst="rect"/>
                                    <a:ln/>
                                  </pic:spPr>
                                </pic:pic>
                              </a:graphicData>
                            </a:graphic>
                          </wp:inline>
                        </w:drawing>
                      </w:r>
                    </w:del>
                  </w:sdtContent>
                </w:sdt>
              </w:ins>
            </w:sdtContent>
          </w:sdt>
          <w:sdt>
            <w:sdtPr>
              <w:id w:val="-48130241"/>
              <w:tag w:val="goog_rdk_791"/>
            </w:sdtPr>
            <w:sdtContent>
              <w:del w:author="Monicaragavan" w:id="35" w:date="2026-09-23T08:08:22Z"/>
              <w:sdt>
                <w:sdtPr>
                  <w:id w:val="1341929995"/>
                  <w:tag w:val="goog_rdk_79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580193987"/>
        <w:tag w:val="goog_rdk_796"/>
      </w:sdtPr>
      <w:sdtContent>
        <w:p w:rsidR="00000000" w:rsidDel="00000000" w:rsidP="00000000" w:rsidRDefault="00000000" w:rsidRPr="00000000" w14:paraId="00000098">
          <w:pPr>
            <w:numPr>
              <w:ilvl w:val="0"/>
              <w:numId w:val="18"/>
            </w:numPr>
            <w:spacing w:after="280" w:before="28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18"/>
                </w:numPr>
                <w:spacing w:after="280" w:before="280" w:line="240" w:lineRule="auto"/>
                <w:ind w:left="720" w:hanging="360"/>
              </w:pPr>
            </w:pPrChange>
          </w:pPr>
          <w:sdt>
            <w:sdtPr>
              <w:id w:val="1887733584"/>
              <w:tag w:val="goog_rdk_794"/>
            </w:sdtPr>
            <w:sdtContent>
              <w:del w:author="Monicaragavan" w:id="35" w:date="2026-09-23T08:08:22Z"/>
              <w:sdt>
                <w:sdtPr>
                  <w:id w:val="-2136928921"/>
                  <w:tag w:val="goog_rdk_79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Fast API  Initialization </w:delText>
                    </w:r>
                  </w:del>
                </w:sdtContent>
              </w:sdt>
              <w:del w:author="Monicaragavan" w:id="35" w:date="2026-09-23T08:08:22Z"/>
            </w:sdtContent>
          </w:sdt>
        </w:p>
      </w:sdtContent>
    </w:sdt>
    <w:sdt>
      <w:sdtPr>
        <w:id w:val="1198330999"/>
        <w:tag w:val="goog_rdk_804"/>
      </w:sdtPr>
      <w:sdtContent>
        <w:p w:rsidR="00000000" w:rsidDel="00000000" w:rsidP="00000000" w:rsidRDefault="00000000" w:rsidRPr="00000000" w14:paraId="00000099">
          <w:pPr>
            <w:spacing w:after="280" w:before="28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927513636"/>
              <w:tag w:val="goog_rdk_799"/>
            </w:sdtPr>
            <w:sdtContent>
              <w:ins w:author="Sharan 26" w:id="66" w:date="2026-09-22T19:26:33Z">
                <w:sdt>
                  <w:sdtPr>
                    <w:id w:val="-1077937847"/>
                    <w:tag w:val="goog_rdk_800"/>
                  </w:sdtPr>
                  <w:sdtContent>
                    <w:del w:author="Monicaragavan" w:id="35" w:date="2026-09-23T08:08:22Z"/>
                  </w:sdtContent>
                </w:sdt>
              </w:ins>
              <w:sdt>
                <w:sdtPr>
                  <w:id w:val="1282764032"/>
                  <w:tag w:val="goog_rdk_801"/>
                </w:sdtPr>
                <w:sdtContent>
                  <w:ins w:author="Sharan 26" w:id="66" w:date="2026-09-22T19:26:33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w:delText>
                      </w:r>
                    </w:del>
                  </w:ins>
                </w:sdtContent>
              </w:sdt>
              <w:ins w:author="Sharan 26" w:id="66" w:date="2026-09-22T19:26:33Z">
                <w:del w:author="Monicaragavan" w:id="35" w:date="2026-09-23T08:08:22Z"/>
              </w:ins>
            </w:sdtContent>
          </w:sdt>
          <w:sdt>
            <w:sdtPr>
              <w:id w:val="1679920485"/>
              <w:tag w:val="goog_rdk_802"/>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rPr>
                    </w:rPrChange>
                  </w:rPr>
                  <w:drawing>
                    <wp:inline distB="114300" distT="114300" distL="114300" distR="114300">
                      <wp:extent cx="5181600" cy="1419225"/>
                      <wp:effectExtent b="0" l="0" r="0" t="0"/>
                      <wp:docPr id="209"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5181600" cy="1419225"/>
                              </a:xfrm>
                              <a:prstGeom prst="rect"/>
                              <a:ln/>
                            </pic:spPr>
                          </pic:pic>
                        </a:graphicData>
                      </a:graphic>
                    </wp:inline>
                  </w:drawing>
                </w:r>
              </w:del>
              <w:sdt>
                <w:sdtPr>
                  <w:id w:val="-1434824327"/>
                  <w:tag w:val="goog_rdk_80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912557281"/>
        <w:tag w:val="goog_rdk_807"/>
      </w:sdtPr>
      <w:sdtContent>
        <w:p w:rsidR="00000000" w:rsidDel="00000000" w:rsidP="00000000" w:rsidRDefault="00000000" w:rsidRPr="00000000" w14:paraId="0000009A">
          <w:pPr>
            <w:spacing w:after="280" w:before="280" w:line="240" w:lineRule="auto"/>
            <w:ind w:left="720" w:firstLine="0"/>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rPr>
              </w:rPrChange>
            </w:rPr>
          </w:pPr>
          <w:sdt>
            <w:sdtPr>
              <w:id w:val="1831159595"/>
              <w:tag w:val="goog_rdk_805"/>
            </w:sdtPr>
            <w:sdtContent>
              <w:del w:author="Monicaragavan" w:id="35" w:date="2026-09-23T08:08:22Z"/>
              <w:sdt>
                <w:sdtPr>
                  <w:id w:val="1192829765"/>
                  <w:tag w:val="goog_rdk_80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363490965"/>
        <w:tag w:val="goog_rdk_810"/>
      </w:sdtPr>
      <w:sdtContent>
        <w:p w:rsidR="00000000" w:rsidDel="00000000" w:rsidP="00000000" w:rsidRDefault="00000000" w:rsidRPr="00000000" w14:paraId="0000009B">
          <w:pPr>
            <w:spacing w:after="280" w:before="280" w:line="240" w:lineRule="auto"/>
            <w:ind w:left="720" w:firstLine="0"/>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rPr>
              </w:rPrChange>
            </w:rPr>
          </w:pPr>
          <w:sdt>
            <w:sdtPr>
              <w:id w:val="366420957"/>
              <w:tag w:val="goog_rdk_808"/>
            </w:sdtPr>
            <w:sdtContent>
              <w:del w:author="Monicaragavan" w:id="35" w:date="2026-09-23T08:08:22Z"/>
              <w:sdt>
                <w:sdtPr>
                  <w:id w:val="2015858271"/>
                  <w:tag w:val="goog_rdk_809"/>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34084297"/>
        <w:tag w:val="goog_rdk_813"/>
      </w:sdtPr>
      <w:sdtContent>
        <w:p w:rsidR="00000000" w:rsidDel="00000000" w:rsidP="00000000" w:rsidRDefault="00000000" w:rsidRPr="00000000" w14:paraId="0000009C">
          <w:pPr>
            <w:spacing w:after="280" w:before="280" w:line="240" w:lineRule="auto"/>
            <w:ind w:left="720" w:firstLine="0"/>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rPr>
              </w:rPrChange>
            </w:rPr>
          </w:pPr>
          <w:sdt>
            <w:sdtPr>
              <w:id w:val="1964618696"/>
              <w:tag w:val="goog_rdk_811"/>
            </w:sdtPr>
            <w:sdtContent>
              <w:del w:author="Monicaragavan" w:id="35" w:date="2026-09-23T08:08:22Z"/>
              <w:sdt>
                <w:sdtPr>
                  <w:id w:val="1673800568"/>
                  <w:tag w:val="goog_rdk_81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28858526"/>
        <w:tag w:val="goog_rdk_816"/>
      </w:sdtPr>
      <w:sdtContent>
        <w:p w:rsidR="00000000" w:rsidDel="00000000" w:rsidP="00000000" w:rsidRDefault="00000000" w:rsidRPr="00000000" w14:paraId="0000009D">
          <w:pPr>
            <w:spacing w:after="280" w:before="280" w:line="240" w:lineRule="auto"/>
            <w:ind w:left="720" w:firstLine="0"/>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rPr>
              </w:rPrChange>
            </w:rPr>
          </w:pPr>
          <w:sdt>
            <w:sdtPr>
              <w:id w:val="-1519205247"/>
              <w:tag w:val="goog_rdk_814"/>
            </w:sdtPr>
            <w:sdtContent>
              <w:del w:author="Monicaragavan" w:id="35" w:date="2026-09-23T08:08:22Z"/>
              <w:sdt>
                <w:sdtPr>
                  <w:id w:val="870479059"/>
                  <w:tag w:val="goog_rdk_81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428503952"/>
        <w:tag w:val="goog_rdk_819"/>
      </w:sdtPr>
      <w:sdtContent>
        <w:p w:rsidR="00000000" w:rsidDel="00000000" w:rsidP="00000000" w:rsidRDefault="00000000" w:rsidRPr="00000000" w14:paraId="0000009E">
          <w:pPr>
            <w:spacing w:after="280" w:before="280" w:line="240" w:lineRule="auto"/>
            <w:ind w:left="720" w:firstLine="0"/>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rPr>
              </w:rPrChange>
            </w:rPr>
          </w:pPr>
          <w:sdt>
            <w:sdtPr>
              <w:id w:val="87595225"/>
              <w:tag w:val="goog_rdk_817"/>
            </w:sdtPr>
            <w:sdtContent>
              <w:del w:author="Monicaragavan" w:id="35" w:date="2026-09-23T08:08:22Z"/>
              <w:sdt>
                <w:sdtPr>
                  <w:id w:val="1561064303"/>
                  <w:tag w:val="goog_rdk_81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16003063"/>
        <w:tag w:val="goog_rdk_822"/>
      </w:sdtPr>
      <w:sdtContent>
        <w:p w:rsidR="00000000" w:rsidDel="00000000" w:rsidP="00000000" w:rsidRDefault="00000000" w:rsidRPr="00000000" w14:paraId="0000009F">
          <w:pPr>
            <w:spacing w:after="280" w:before="280" w:line="240" w:lineRule="auto"/>
            <w:ind w:left="720" w:firstLine="0"/>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rPr>
              </w:rPrChange>
            </w:rPr>
          </w:pPr>
          <w:sdt>
            <w:sdtPr>
              <w:id w:val="1023259021"/>
              <w:tag w:val="goog_rdk_820"/>
            </w:sdtPr>
            <w:sdtContent>
              <w:del w:author="Monicaragavan" w:id="35" w:date="2026-09-23T08:08:22Z"/>
              <w:sdt>
                <w:sdtPr>
                  <w:id w:val="-1502971354"/>
                  <w:tag w:val="goog_rdk_821"/>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619869466"/>
        <w:tag w:val="goog_rdk_825"/>
      </w:sdtPr>
      <w:sdtContent>
        <w:p w:rsidR="00000000" w:rsidDel="00000000" w:rsidP="00000000" w:rsidRDefault="00000000" w:rsidRPr="00000000" w14:paraId="000000A0">
          <w:pPr>
            <w:spacing w:after="280" w:before="280" w:line="240" w:lineRule="auto"/>
            <w:ind w:left="720" w:firstLine="0"/>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rPr>
              </w:rPrChange>
            </w:rPr>
          </w:pPr>
          <w:sdt>
            <w:sdtPr>
              <w:id w:val="2138908029"/>
              <w:tag w:val="goog_rdk_823"/>
            </w:sdtPr>
            <w:sdtContent>
              <w:del w:author="Monicaragavan" w:id="35" w:date="2026-09-23T08:08:22Z"/>
              <w:sdt>
                <w:sdtPr>
                  <w:id w:val="-852659351"/>
                  <w:tag w:val="goog_rdk_824"/>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858105081"/>
        <w:tag w:val="goog_rdk_829"/>
      </w:sdtPr>
      <w:sdtContent>
        <w:p w:rsidR="00000000" w:rsidDel="00000000" w:rsidP="00000000" w:rsidRDefault="00000000" w:rsidRPr="00000000" w14:paraId="000000A1">
          <w:pPr>
            <w:numPr>
              <w:ilvl w:val="0"/>
              <w:numId w:val="18"/>
            </w:numPr>
            <w:spacing w:after="280" w:before="28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u w:val="none"/>
                </w:rPr>
              </w:rPrChange>
            </w:rPr>
            <w:pPrChange w:author="Deepii Deepa" w:id="0" w:date="2026-09-23T12:38:09Z">
              <w:pPr>
                <w:numPr>
                  <w:ilvl w:val="0"/>
                  <w:numId w:val="18"/>
                </w:numPr>
                <w:spacing w:after="280" w:before="280" w:line="240" w:lineRule="auto"/>
                <w:ind w:left="720" w:hanging="360"/>
              </w:pPr>
            </w:pPrChange>
          </w:pPr>
          <w:sdt>
            <w:sdtPr>
              <w:id w:val="-594965814"/>
              <w:tag w:val="goog_rdk_826"/>
            </w:sdtPr>
            <w:sdtContent>
              <w:del w:author="Monicaragavan" w:id="35" w:date="2026-09-23T08:08:22Z"/>
              <w:sdt>
                <w:sdtPr>
                  <w:id w:val="228342932"/>
                  <w:tag w:val="goog_rdk_827"/>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Load .env environment </w:delText>
                    </w:r>
                  </w:del>
                </w:sdtContent>
              </w:sdt>
              <w:del w:author="Monicaragavan" w:id="35" w:date="2026-09-23T08:08:22Z">
                <w:sdt>
                  <w:sdtPr>
                    <w:id w:val="-645440642"/>
                    <w:tag w:val="goog_rdk_828"/>
                  </w:sdtPr>
                  <w:sdtContent>
                    <w:r w:rsidDel="00000000" w:rsidR="00000000" w:rsidRPr="00000000">
                      <w:rPr>
                        <w:rtl w:val="0"/>
                      </w:rPr>
                    </w:r>
                  </w:sdtContent>
                </w:sdt>
              </w:del>
            </w:sdtContent>
          </w:sdt>
        </w:p>
      </w:sdtContent>
    </w:sdt>
    <w:sdt>
      <w:sdtPr>
        <w:id w:val="-822116271"/>
        <w:tag w:val="goog_rdk_836"/>
      </w:sdtPr>
      <w:sdtContent>
        <w:p w:rsidR="00000000" w:rsidDel="00000000" w:rsidP="00000000" w:rsidRDefault="00000000" w:rsidRPr="00000000" w14:paraId="000000A2">
          <w:pPr>
            <w:spacing w:after="280" w:before="280" w:line="240" w:lineRule="auto"/>
            <w:ind w:left="720" w:right="-1099.7244094488178"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Change w:author="Mohana sundhiri Mona" w:id="0" w:date="2026-09-22T08:49:49Z">
              <w:pPr>
                <w:spacing w:after="280" w:before="280" w:line="240" w:lineRule="auto"/>
                <w:ind w:left="720" w:firstLine="0"/>
              </w:pPr>
            </w:pPrChange>
          </w:pPr>
          <w:sdt>
            <w:sdtPr>
              <w:id w:val="-992783793"/>
              <w:tag w:val="goog_rdk_832"/>
            </w:sdtPr>
            <w:sdtContent>
              <w:ins w:author="Kiruba K" w:id="67" w:date="2026-09-22T08:18:03Z">
                <w:sdt>
                  <w:sdtPr>
                    <w:id w:val="-1576771922"/>
                    <w:tag w:val="goog_rdk_833"/>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u w:val="none"/>
                            </w:rPr>
                          </w:rPrChange>
                        </w:rPr>
                        <w:drawing>
                          <wp:inline distB="114300" distT="114300" distL="114300" distR="114300">
                            <wp:extent cx="5731200" cy="4330700"/>
                            <wp:effectExtent b="0" l="0" r="0" t="0"/>
                            <wp:docPr id="21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4330700"/>
                                    </a:xfrm>
                                    <a:prstGeom prst="rect"/>
                                    <a:ln/>
                                  </pic:spPr>
                                </pic:pic>
                              </a:graphicData>
                            </a:graphic>
                          </wp:inline>
                        </w:drawing>
                      </w:r>
                    </w:del>
                  </w:sdtContent>
                </w:sdt>
              </w:ins>
            </w:sdtContent>
          </w:sdt>
          <w:sdt>
            <w:sdtPr>
              <w:id w:val="-619965763"/>
              <w:tag w:val="goog_rdk_834"/>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rPr>
                    </w:rPrChange>
                  </w:rPr>
                  <w:drawing>
                    <wp:inline distB="114300" distT="114300" distL="114300" distR="114300">
                      <wp:extent cx="5731200" cy="4330700"/>
                      <wp:effectExtent b="0" l="0" r="0" t="0"/>
                      <wp:docPr id="2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4330700"/>
                              </a:xfrm>
                              <a:prstGeom prst="rect"/>
                              <a:ln/>
                            </pic:spPr>
                          </pic:pic>
                        </a:graphicData>
                      </a:graphic>
                    </wp:inline>
                  </w:drawing>
                </w:r>
              </w:del>
              <w:sdt>
                <w:sdtPr>
                  <w:id w:val="1000296754"/>
                  <w:tag w:val="goog_rdk_83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906009410"/>
        <w:tag w:val="goog_rdk_840"/>
      </w:sdtPr>
      <w:sdtContent>
        <w:p w:rsidR="00000000" w:rsidDel="00000000" w:rsidP="00000000" w:rsidRDefault="00000000" w:rsidRPr="00000000" w14:paraId="000000A3">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168655106"/>
              <w:tag w:val="goog_rdk_837"/>
            </w:sdtPr>
            <w:sdtContent>
              <w:del w:author="Monicaragavan" w:id="35" w:date="2026-09-23T08:08:22Z"/>
              <w:sdt>
                <w:sdtPr>
                  <w:id w:val="315704875"/>
                  <w:tag w:val="goog_rdk_838"/>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Activity 2.2: Main Functionality code routings</w:delText>
                      <w:br w:type="textWrapping"/>
                    </w:r>
                  </w:del>
                </w:sdtContent>
              </w:sdt>
              <w:del w:author="Monicaragavan" w:id="35" w:date="2026-09-23T08:08:22Z">
                <w:sdt>
                  <w:sdtPr>
                    <w:id w:val="-1317311790"/>
                    <w:tag w:val="goog_rdk_839"/>
                  </w:sdtPr>
                  <w:sdtContent>
                    <w:r w:rsidDel="00000000" w:rsidR="00000000" w:rsidRPr="00000000">
                      <w:rPr>
                        <w:rtl w:val="0"/>
                      </w:rPr>
                    </w:r>
                  </w:sdtContent>
                </w:sdt>
              </w:del>
            </w:sdtContent>
          </w:sdt>
        </w:p>
      </w:sdtContent>
    </w:sdt>
    <w:sdt>
      <w:sdtPr>
        <w:id w:val="707598055"/>
        <w:tag w:val="goog_rdk_848"/>
      </w:sdtPr>
      <w:sdtContent>
        <w:p w:rsidR="00000000" w:rsidDel="00000000" w:rsidP="00000000" w:rsidRDefault="00000000" w:rsidRPr="00000000" w14:paraId="000000A4">
          <w:pPr>
            <w:numPr>
              <w:ilvl w:val="0"/>
              <w:numId w:val="18"/>
            </w:numPr>
            <w:spacing w:after="240" w:before="24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18"/>
                </w:numPr>
                <w:spacing w:after="240" w:before="240" w:line="240" w:lineRule="auto"/>
                <w:ind w:left="720" w:hanging="360"/>
              </w:pPr>
            </w:pPrChange>
          </w:pPr>
          <w:sdt>
            <w:sdtPr>
              <w:id w:val="1801878682"/>
              <w:tag w:val="goog_rdk_841"/>
            </w:sdtPr>
            <w:sdtContent>
              <w:del w:author="Monicaragavan" w:id="35" w:date="2026-09-23T08:08:22Z"/>
              <w:sdt>
                <w:sdtPr>
                  <w:id w:val="-1506306755"/>
                  <w:tag w:val="goog_rdk_842"/>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rPr>
                        </w:rPrChange>
                      </w:rPr>
                      <w:delText xml:space="preserve">/generate-home</w:delText>
                    </w:r>
                  </w:del>
                </w:sdtContent>
              </w:sdt>
              <w:del w:author="Monicaragavan" w:id="35" w:date="2026-09-23T08:08:22Z">
                <w:sdt>
                  <w:sdtPr>
                    <w:id w:val="860187661"/>
                    <w:tag w:val="goog_rdk_843"/>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Generates home interior recommendations (furniture, decor, </w:delText>
                    </w:r>
                  </w:sdtContent>
                </w:sdt>
              </w:del>
            </w:sdtContent>
          </w:sdt>
          <w:sdt>
            <w:sdtPr>
              <w:id w:val="530212687"/>
              <w:tag w:val="goog_rdk_844"/>
            </w:sdtPr>
            <w:sdtContent>
              <w:ins w:author="Abdhulkalam Azadh" w:id="69" w:date="2026-09-21T12:53:36Z">
                <w:sdt>
                  <w:sdtPr>
                    <w:id w:val="-2036207678"/>
                    <w:tag w:val="goog_rdk_845"/>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rPr>
                          </w:rPrChange>
                        </w:rPr>
                        <w:drawing>
                          <wp:inline distB="114300" distT="114300" distL="114300" distR="114300">
                            <wp:extent cx="5731200" cy="4330700"/>
                            <wp:effectExtent b="0" l="0" r="0" t="0"/>
                            <wp:docPr id="21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4330700"/>
                                    </a:xfrm>
                                    <a:prstGeom prst="rect"/>
                                    <a:ln/>
                                  </pic:spPr>
                                </pic:pic>
                              </a:graphicData>
                            </a:graphic>
                          </wp:inline>
                        </w:drawing>
                      </w:r>
                    </w:del>
                  </w:sdtContent>
                </w:sdt>
              </w:ins>
            </w:sdtContent>
          </w:sdt>
          <w:sdt>
            <w:sdtPr>
              <w:id w:val="-620593111"/>
              <w:tag w:val="goog_rdk_846"/>
            </w:sdtPr>
            <w:sdtContent>
              <w:del w:author="Monicaragavan" w:id="35" w:date="2026-09-23T08:08:22Z"/>
              <w:sdt>
                <w:sdtPr>
                  <w:id w:val="-138299373"/>
                  <w:tag w:val="goog_rdk_847"/>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lighting)</w:delText>
                    </w:r>
                  </w:del>
                </w:sdtContent>
              </w:sdt>
              <w:del w:author="Monicaragavan" w:id="35" w:date="2026-09-23T08:08:22Z"/>
            </w:sdtContent>
          </w:sdt>
        </w:p>
      </w:sdtContent>
    </w:sdt>
    <w:sdt>
      <w:sdtPr>
        <w:id w:val="557171986"/>
        <w:tag w:val="goog_rdk_851"/>
      </w:sdtPr>
      <w:sdtContent>
        <w:p w:rsidR="00000000" w:rsidDel="00000000" w:rsidP="00000000" w:rsidRDefault="00000000" w:rsidRPr="00000000" w14:paraId="000000A5">
          <w:pPr>
            <w:spacing w:after="240" w:before="24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412459443"/>
              <w:tag w:val="goog_rdk_849"/>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rPr>
                    </w:rPrChange>
                  </w:rPr>
                  <w:drawing>
                    <wp:inline distB="114300" distT="114300" distL="114300" distR="114300">
                      <wp:extent cx="5731200" cy="660400"/>
                      <wp:effectExtent b="0" l="0" r="0" t="0"/>
                      <wp:docPr id="213"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5731200" cy="660400"/>
                              </a:xfrm>
                              <a:prstGeom prst="rect"/>
                              <a:ln/>
                            </pic:spPr>
                          </pic:pic>
                        </a:graphicData>
                      </a:graphic>
                    </wp:inline>
                  </w:drawing>
                </w:r>
              </w:del>
              <w:sdt>
                <w:sdtPr>
                  <w:id w:val="2050578973"/>
                  <w:tag w:val="goog_rdk_85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924398472"/>
        <w:tag w:val="goog_rdk_855"/>
      </w:sdtPr>
      <w:sdtContent>
        <w:p w:rsidR="00000000" w:rsidDel="00000000" w:rsidP="00000000" w:rsidRDefault="00000000" w:rsidRPr="00000000" w14:paraId="000000A6">
          <w:pPr>
            <w:numPr>
              <w:ilvl w:val="0"/>
              <w:numId w:val="30"/>
            </w:numPr>
            <w:spacing w:after="240" w:before="240" w:line="240" w:lineRule="auto"/>
            <w:ind w:left="144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u w:val="none"/>
                </w:rPr>
              </w:rPrChange>
            </w:rPr>
            <w:pPrChange w:author="Deepii Deepa" w:id="0" w:date="2026-09-23T12:38:09Z">
              <w:pPr>
                <w:numPr>
                  <w:ilvl w:val="0"/>
                  <w:numId w:val="30"/>
                </w:numPr>
                <w:spacing w:after="240" w:before="240" w:line="240" w:lineRule="auto"/>
                <w:ind w:left="1440" w:hanging="360"/>
              </w:pPr>
            </w:pPrChange>
          </w:pPr>
          <w:sdt>
            <w:sdtPr>
              <w:id w:val="-252010149"/>
              <w:tag w:val="goog_rdk_852"/>
            </w:sdtPr>
            <w:sdtContent>
              <w:del w:author="Monicaragavan" w:id="35" w:date="2026-09-23T08:08:22Z"/>
              <w:sdt>
                <w:sdtPr>
                  <w:id w:val="-1650781818"/>
                  <w:tag w:val="goog_rdk_853"/>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get home_recommendations by using the function</w:delText>
                    </w:r>
                  </w:del>
                </w:sdtContent>
              </w:sdt>
              <w:del w:author="Monicaragavan" w:id="35" w:date="2026-09-23T08:08:22Z">
                <w:sdt>
                  <w:sdtPr>
                    <w:id w:val="-730004292"/>
                    <w:tag w:val="goog_rdk_854"/>
                  </w:sdtPr>
                  <w:sdtContent>
                    <w:r w:rsidDel="00000000" w:rsidR="00000000" w:rsidRPr="00000000">
                      <w:rPr>
                        <w:rtl w:val="0"/>
                      </w:rPr>
                    </w:r>
                  </w:sdtContent>
                </w:sdt>
              </w:del>
            </w:sdtContent>
          </w:sdt>
        </w:p>
      </w:sdtContent>
    </w:sdt>
    <w:sdt>
      <w:sdtPr>
        <w:id w:val="363647654"/>
        <w:tag w:val="goog_rdk_858"/>
      </w:sdtPr>
      <w:sdtContent>
        <w:p w:rsidR="00000000" w:rsidDel="00000000" w:rsidP="00000000" w:rsidRDefault="00000000" w:rsidRPr="00000000" w14:paraId="000000A7">
          <w:pPr>
            <w:spacing w:after="240" w:before="24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38836356"/>
              <w:tag w:val="goog_rdk_856"/>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rPr>
                    </w:rPrChange>
                  </w:rPr>
                  <w:drawing>
                    <wp:inline distB="114300" distT="114300" distL="114300" distR="114300">
                      <wp:extent cx="5731200" cy="3822700"/>
                      <wp:effectExtent b="0" l="0" r="0" t="0"/>
                      <wp:docPr id="214" name="image45.png"/>
                      <a:graphic>
                        <a:graphicData uri="http://schemas.openxmlformats.org/drawingml/2006/picture">
                          <pic:pic>
                            <pic:nvPicPr>
                              <pic:cNvPr id="0" name="image45.png"/>
                              <pic:cNvPicPr preferRelativeResize="0"/>
                            </pic:nvPicPr>
                            <pic:blipFill>
                              <a:blip r:embed="rId22"/>
                              <a:srcRect b="0" l="0" r="0" t="0"/>
                              <a:stretch>
                                <a:fillRect/>
                              </a:stretch>
                            </pic:blipFill>
                            <pic:spPr>
                              <a:xfrm>
                                <a:off x="0" y="0"/>
                                <a:ext cx="5731200" cy="3822700"/>
                              </a:xfrm>
                              <a:prstGeom prst="rect"/>
                              <a:ln/>
                            </pic:spPr>
                          </pic:pic>
                        </a:graphicData>
                      </a:graphic>
                    </wp:inline>
                  </w:drawing>
                </w:r>
              </w:del>
              <w:sdt>
                <w:sdtPr>
                  <w:id w:val="1260639453"/>
                  <w:tag w:val="goog_rdk_857"/>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901810563"/>
        <w:tag w:val="goog_rdk_862"/>
      </w:sdtPr>
      <w:sdtContent>
        <w:p w:rsidR="00000000" w:rsidDel="00000000" w:rsidP="00000000" w:rsidRDefault="00000000" w:rsidRPr="00000000" w14:paraId="000000A8">
          <w:pPr>
            <w:numPr>
              <w:ilvl w:val="0"/>
              <w:numId w:val="34"/>
            </w:numPr>
            <w:spacing w:after="240" w:before="240" w:line="240" w:lineRule="auto"/>
            <w:ind w:left="144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u w:val="none"/>
                </w:rPr>
              </w:rPrChange>
            </w:rPr>
            <w:pPrChange w:author="Deepii Deepa" w:id="0" w:date="2026-09-23T12:38:09Z">
              <w:pPr>
                <w:numPr>
                  <w:ilvl w:val="0"/>
                  <w:numId w:val="34"/>
                </w:numPr>
                <w:spacing w:after="240" w:before="240" w:line="240" w:lineRule="auto"/>
                <w:ind w:left="1440" w:hanging="360"/>
              </w:pPr>
            </w:pPrChange>
          </w:pPr>
          <w:sdt>
            <w:sdtPr>
              <w:id w:val="-1993003576"/>
              <w:tag w:val="goog_rdk_859"/>
            </w:sdtPr>
            <w:sdtContent>
              <w:del w:author="Monicaragavan" w:id="35" w:date="2026-09-23T08:08:22Z"/>
              <w:sdt>
                <w:sdtPr>
                  <w:id w:val="319593708"/>
                  <w:tag w:val="goog_rdk_860"/>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linking the websites like amazon,flipkar,ikea ect…. to get the products</w:delText>
                    </w:r>
                  </w:del>
                </w:sdtContent>
              </w:sdt>
              <w:del w:author="Monicaragavan" w:id="35" w:date="2026-09-23T08:08:22Z">
                <w:sdt>
                  <w:sdtPr>
                    <w:id w:val="1364448969"/>
                    <w:tag w:val="goog_rdk_861"/>
                  </w:sdtPr>
                  <w:sdtContent>
                    <w:r w:rsidDel="00000000" w:rsidR="00000000" w:rsidRPr="00000000">
                      <w:rPr>
                        <w:rtl w:val="0"/>
                      </w:rPr>
                    </w:r>
                  </w:sdtContent>
                </w:sdt>
              </w:del>
            </w:sdtContent>
          </w:sdt>
        </w:p>
      </w:sdtContent>
    </w:sdt>
    <w:sdt>
      <w:sdtPr>
        <w:id w:val="-232443116"/>
        <w:tag w:val="goog_rdk_865"/>
      </w:sdtPr>
      <w:sdtContent>
        <w:p w:rsidR="00000000" w:rsidDel="00000000" w:rsidP="00000000" w:rsidRDefault="00000000" w:rsidRPr="00000000" w14:paraId="000000A9">
          <w:pPr>
            <w:spacing w:after="240" w:before="24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711008420"/>
              <w:tag w:val="goog_rdk_863"/>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rPr>
                    </w:rPrChange>
                  </w:rPr>
                  <w:drawing>
                    <wp:inline distB="114300" distT="114300" distL="114300" distR="114300">
                      <wp:extent cx="5731200" cy="3530600"/>
                      <wp:effectExtent b="0" l="0" r="0" t="0"/>
                      <wp:docPr id="215"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5731200" cy="3530600"/>
                              </a:xfrm>
                              <a:prstGeom prst="rect"/>
                              <a:ln/>
                            </pic:spPr>
                          </pic:pic>
                        </a:graphicData>
                      </a:graphic>
                    </wp:inline>
                  </w:drawing>
                </w:r>
              </w:del>
              <w:sdt>
                <w:sdtPr>
                  <w:id w:val="667505673"/>
                  <w:tag w:val="goog_rdk_864"/>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299013574"/>
        <w:tag w:val="goog_rdk_868"/>
      </w:sdtPr>
      <w:sdtContent>
        <w:p w:rsidR="00000000" w:rsidDel="00000000" w:rsidP="00000000" w:rsidRDefault="00000000" w:rsidRPr="00000000" w14:paraId="000000AA">
          <w:pPr>
            <w:spacing w:after="240" w:before="24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373126215"/>
              <w:tag w:val="goog_rdk_866"/>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rPr>
                    </w:rPrChange>
                  </w:rPr>
                  <w:drawing>
                    <wp:inline distB="114300" distT="114300" distL="114300" distR="114300">
                      <wp:extent cx="5731200" cy="1409700"/>
                      <wp:effectExtent b="0" l="0" r="0" t="0"/>
                      <wp:docPr id="216" name="image49.png"/>
                      <a:graphic>
                        <a:graphicData uri="http://schemas.openxmlformats.org/drawingml/2006/picture">
                          <pic:pic>
                            <pic:nvPicPr>
                              <pic:cNvPr id="0" name="image49.png"/>
                              <pic:cNvPicPr preferRelativeResize="0"/>
                            </pic:nvPicPr>
                            <pic:blipFill>
                              <a:blip r:embed="rId24"/>
                              <a:srcRect b="0" l="0" r="0" t="0"/>
                              <a:stretch>
                                <a:fillRect/>
                              </a:stretch>
                            </pic:blipFill>
                            <pic:spPr>
                              <a:xfrm>
                                <a:off x="0" y="0"/>
                                <a:ext cx="5731200" cy="1409700"/>
                              </a:xfrm>
                              <a:prstGeom prst="rect"/>
                              <a:ln/>
                            </pic:spPr>
                          </pic:pic>
                        </a:graphicData>
                      </a:graphic>
                    </wp:inline>
                  </w:drawing>
                </w:r>
              </w:del>
              <w:sdt>
                <w:sdtPr>
                  <w:id w:val="-1026426368"/>
                  <w:tag w:val="goog_rdk_867"/>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br w:type="textWrapping"/>
                    </w:r>
                  </w:del>
                </w:sdtContent>
              </w:sdt>
              <w:del w:author="Monicaragavan" w:id="35" w:date="2026-09-23T08:08:22Z"/>
            </w:sdtContent>
          </w:sdt>
        </w:p>
      </w:sdtContent>
    </w:sdt>
    <w:sdt>
      <w:sdtPr>
        <w:id w:val="1367343682"/>
        <w:tag w:val="goog_rdk_872"/>
      </w:sdtPr>
      <w:sdtContent>
        <w:p w:rsidR="00000000" w:rsidDel="00000000" w:rsidP="00000000" w:rsidRDefault="00000000" w:rsidRPr="00000000" w14:paraId="000000AB">
          <w:pPr>
            <w:numPr>
              <w:ilvl w:val="0"/>
              <w:numId w:val="18"/>
            </w:numPr>
            <w:spacing w:after="240" w:before="24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18"/>
                </w:numPr>
                <w:spacing w:after="240" w:before="240" w:line="240" w:lineRule="auto"/>
                <w:ind w:left="720" w:hanging="360"/>
              </w:pPr>
            </w:pPrChange>
          </w:pPr>
          <w:sdt>
            <w:sdtPr>
              <w:id w:val="-1905899720"/>
              <w:tag w:val="goog_rdk_869"/>
            </w:sdtPr>
            <w:sdtContent>
              <w:del w:author="Monicaragavan" w:id="35" w:date="2026-09-23T08:08:22Z"/>
              <w:sdt>
                <w:sdtPr>
                  <w:id w:val="-109268486"/>
                  <w:tag w:val="goog_rdk_870"/>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rPr>
                        </w:rPrChange>
                      </w:rPr>
                      <w:delText xml:space="preserve">/generate-party</w:delText>
                    </w:r>
                  </w:del>
                </w:sdtContent>
              </w:sdt>
              <w:del w:author="Monicaragavan" w:id="35" w:date="2026-09-23T08:08:22Z">
                <w:sdt>
                  <w:sdtPr>
                    <w:id w:val="-1168402134"/>
                    <w:tag w:val="goog_rdk_871"/>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Suggests catering, venue, and decoration options for events</w:delText>
                    </w:r>
                  </w:sdtContent>
                </w:sdt>
              </w:del>
            </w:sdtContent>
          </w:sdt>
        </w:p>
      </w:sdtContent>
    </w:sdt>
    <w:sdt>
      <w:sdtPr>
        <w:id w:val="-1716575165"/>
        <w:tag w:val="goog_rdk_875"/>
      </w:sdtPr>
      <w:sdtContent>
        <w:p w:rsidR="00000000" w:rsidDel="00000000" w:rsidP="00000000" w:rsidRDefault="00000000" w:rsidRPr="00000000" w14:paraId="000000AC">
          <w:pPr>
            <w:spacing w:after="240" w:before="24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02652362"/>
              <w:tag w:val="goog_rdk_873"/>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rPr>
                    </w:rPrChange>
                  </w:rPr>
                  <w:drawing>
                    <wp:inline distB="114300" distT="114300" distL="114300" distR="114300">
                      <wp:extent cx="5731200" cy="673100"/>
                      <wp:effectExtent b="0" l="0" r="0" t="0"/>
                      <wp:docPr id="217"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5731200" cy="673100"/>
                              </a:xfrm>
                              <a:prstGeom prst="rect"/>
                              <a:ln/>
                            </pic:spPr>
                          </pic:pic>
                        </a:graphicData>
                      </a:graphic>
                    </wp:inline>
                  </w:drawing>
                </w:r>
              </w:del>
              <w:sdt>
                <w:sdtPr>
                  <w:id w:val="-1918978290"/>
                  <w:tag w:val="goog_rdk_874"/>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549375653"/>
        <w:tag w:val="goog_rdk_878"/>
      </w:sdtPr>
      <w:sdtContent>
        <w:p w:rsidR="00000000" w:rsidDel="00000000" w:rsidP="00000000" w:rsidRDefault="00000000" w:rsidRPr="00000000" w14:paraId="000000AD">
          <w:pPr>
            <w:numPr>
              <w:ilvl w:val="0"/>
              <w:numId w:val="30"/>
            </w:numPr>
            <w:spacing w:after="240" w:before="240" w:line="240" w:lineRule="auto"/>
            <w:ind w:left="144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30"/>
                </w:numPr>
                <w:spacing w:after="240" w:before="240" w:line="240" w:lineRule="auto"/>
                <w:ind w:left="1440" w:hanging="360"/>
              </w:pPr>
            </w:pPrChange>
          </w:pPr>
          <w:sdt>
            <w:sdtPr>
              <w:id w:val="-1974165156"/>
              <w:tag w:val="goog_rdk_876"/>
            </w:sdtPr>
            <w:sdtContent>
              <w:del w:author="Monicaragavan" w:id="35" w:date="2026-09-23T08:08:22Z"/>
              <w:sdt>
                <w:sdtPr>
                  <w:id w:val="2044922686"/>
                  <w:tag w:val="goog_rdk_877"/>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get home_recommendations by using the function</w:delText>
                    </w:r>
                  </w:del>
                </w:sdtContent>
              </w:sdt>
              <w:del w:author="Monicaragavan" w:id="35" w:date="2026-09-23T08:08:22Z"/>
            </w:sdtContent>
          </w:sdt>
        </w:p>
      </w:sdtContent>
    </w:sdt>
    <w:sdt>
      <w:sdtPr>
        <w:id w:val="-310825739"/>
        <w:tag w:val="goog_rdk_881"/>
      </w:sdtPr>
      <w:sdtContent>
        <w:p w:rsidR="00000000" w:rsidDel="00000000" w:rsidP="00000000" w:rsidRDefault="00000000" w:rsidRPr="00000000" w14:paraId="000000AE">
          <w:pPr>
            <w:spacing w:after="240" w:before="24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760414195"/>
              <w:tag w:val="goog_rdk_879"/>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rPr>
                    </w:rPrChange>
                  </w:rPr>
                  <w:drawing>
                    <wp:inline distB="114300" distT="114300" distL="114300" distR="114300">
                      <wp:extent cx="5731200" cy="4368800"/>
                      <wp:effectExtent b="0" l="0" r="0" t="0"/>
                      <wp:docPr id="218" name="image51.png"/>
                      <a:graphic>
                        <a:graphicData uri="http://schemas.openxmlformats.org/drawingml/2006/picture">
                          <pic:pic>
                            <pic:nvPicPr>
                              <pic:cNvPr id="0" name="image51.png"/>
                              <pic:cNvPicPr preferRelativeResize="0"/>
                            </pic:nvPicPr>
                            <pic:blipFill>
                              <a:blip r:embed="rId26"/>
                              <a:srcRect b="0" l="0" r="0" t="0"/>
                              <a:stretch>
                                <a:fillRect/>
                              </a:stretch>
                            </pic:blipFill>
                            <pic:spPr>
                              <a:xfrm>
                                <a:off x="0" y="0"/>
                                <a:ext cx="5731200" cy="4368800"/>
                              </a:xfrm>
                              <a:prstGeom prst="rect"/>
                              <a:ln/>
                            </pic:spPr>
                          </pic:pic>
                        </a:graphicData>
                      </a:graphic>
                    </wp:inline>
                  </w:drawing>
                </w:r>
              </w:del>
              <w:sdt>
                <w:sdtPr>
                  <w:id w:val="-1946816396"/>
                  <w:tag w:val="goog_rdk_88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245987439"/>
        <w:tag w:val="goog_rdk_885"/>
      </w:sdtPr>
      <w:sdtContent>
        <w:p w:rsidR="00000000" w:rsidDel="00000000" w:rsidP="00000000" w:rsidRDefault="00000000" w:rsidRPr="00000000" w14:paraId="000000AF">
          <w:pPr>
            <w:spacing w:after="240" w:before="24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837865801"/>
              <w:tag w:val="goog_rdk_882"/>
            </w:sdtPr>
            <w:sdtContent>
              <w:del w:author="Monicaragavan" w:id="35" w:date="2026-09-23T08:08:22Z"/>
              <w:sdt>
                <w:sdtPr>
                  <w:id w:val="-1021745476"/>
                  <w:tag w:val="goog_rdk_883"/>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br w:type="textWrapping"/>
                    </w:r>
                  </w:del>
                </w:sdtContent>
              </w:sd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rPr>
                    </w:rPrChange>
                  </w:rPr>
                  <w:drawing>
                    <wp:inline distB="114300" distT="114300" distL="114300" distR="114300">
                      <wp:extent cx="5731200" cy="5016500"/>
                      <wp:effectExtent b="0" l="0" r="0" t="0"/>
                      <wp:docPr id="220" name="image54.png"/>
                      <a:graphic>
                        <a:graphicData uri="http://schemas.openxmlformats.org/drawingml/2006/picture">
                          <pic:pic>
                            <pic:nvPicPr>
                              <pic:cNvPr id="0" name="image54.png"/>
                              <pic:cNvPicPr preferRelativeResize="0"/>
                            </pic:nvPicPr>
                            <pic:blipFill>
                              <a:blip r:embed="rId27"/>
                              <a:srcRect b="0" l="0" r="0" t="0"/>
                              <a:stretch>
                                <a:fillRect/>
                              </a:stretch>
                            </pic:blipFill>
                            <pic:spPr>
                              <a:xfrm>
                                <a:off x="0" y="0"/>
                                <a:ext cx="5731200" cy="5016500"/>
                              </a:xfrm>
                              <a:prstGeom prst="rect"/>
                              <a:ln/>
                            </pic:spPr>
                          </pic:pic>
                        </a:graphicData>
                      </a:graphic>
                    </wp:inline>
                  </w:drawing>
                </w:r>
                <w:sdt>
                  <w:sdtPr>
                    <w:id w:val="-359356937"/>
                    <w:tag w:val="goog_rdk_884"/>
                  </w:sdtPr>
                  <w:sdtContent>
                    <w:r w:rsidDel="00000000" w:rsidR="00000000" w:rsidRPr="00000000">
                      <w:rPr>
                        <w:rtl w:val="0"/>
                      </w:rPr>
                    </w:r>
                  </w:sdtContent>
                </w:sdt>
              </w:del>
            </w:sdtContent>
          </w:sdt>
        </w:p>
      </w:sdtContent>
    </w:sdt>
    <w:sdt>
      <w:sdtPr>
        <w:id w:val="-1409810692"/>
        <w:tag w:val="goog_rdk_888"/>
      </w:sdtPr>
      <w:sdtContent>
        <w:p w:rsidR="00000000" w:rsidDel="00000000" w:rsidP="00000000" w:rsidRDefault="00000000" w:rsidRPr="00000000" w14:paraId="000000B0">
          <w:pPr>
            <w:numPr>
              <w:ilvl w:val="0"/>
              <w:numId w:val="34"/>
            </w:numPr>
            <w:spacing w:after="240" w:before="240" w:line="240" w:lineRule="auto"/>
            <w:ind w:left="144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34"/>
                </w:numPr>
                <w:spacing w:after="240" w:before="240" w:line="240" w:lineRule="auto"/>
                <w:ind w:left="1440" w:hanging="360"/>
              </w:pPr>
            </w:pPrChange>
          </w:pPr>
          <w:sdt>
            <w:sdtPr>
              <w:id w:val="-881666556"/>
              <w:tag w:val="goog_rdk_886"/>
            </w:sdtPr>
            <w:sdtContent>
              <w:del w:author="Monicaragavan" w:id="35" w:date="2026-09-23T08:08:22Z"/>
              <w:sdt>
                <w:sdtPr>
                  <w:id w:val="661296085"/>
                  <w:tag w:val="goog_rdk_887"/>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linking the websites like amazon,flipkar,ikea ect…. to get the products</w:delText>
                    </w:r>
                  </w:del>
                </w:sdtContent>
              </w:sdt>
              <w:del w:author="Monicaragavan" w:id="35" w:date="2026-09-23T08:08:22Z"/>
            </w:sdtContent>
          </w:sdt>
        </w:p>
      </w:sdtContent>
    </w:sdt>
    <w:sdt>
      <w:sdtPr>
        <w:id w:val="1325414433"/>
        <w:tag w:val="goog_rdk_891"/>
      </w:sdtPr>
      <w:sdtContent>
        <w:p w:rsidR="00000000" w:rsidDel="00000000" w:rsidP="00000000" w:rsidRDefault="00000000" w:rsidRPr="00000000" w14:paraId="000000B1">
          <w:pPr>
            <w:spacing w:after="240" w:before="240" w:line="240" w:lineRule="auto"/>
            <w:ind w:left="720" w:firstLine="0"/>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rPr>
              </w:rPrChange>
            </w:rPr>
          </w:pPr>
          <w:sdt>
            <w:sdtPr>
              <w:id w:val="-1193417584"/>
              <w:tag w:val="goog_rdk_889"/>
            </w:sdtPr>
            <w:sdtContent>
              <w:del w:author="Monicaragavan" w:id="35" w:date="2026-09-23T08:08:22Z"/>
              <w:sdt>
                <w:sdtPr>
                  <w:id w:val="510186444"/>
                  <w:tag w:val="goog_rdk_89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494706175"/>
        <w:tag w:val="goog_rdk_894"/>
      </w:sdtPr>
      <w:sdtContent>
        <w:p w:rsidR="00000000" w:rsidDel="00000000" w:rsidP="00000000" w:rsidRDefault="00000000" w:rsidRPr="00000000" w14:paraId="000000B2">
          <w:pPr>
            <w:spacing w:after="240" w:before="24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150638499"/>
              <w:tag w:val="goog_rdk_892"/>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rPr>
                    </w:rPrChange>
                  </w:rPr>
                  <w:drawing>
                    <wp:inline distB="114300" distT="114300" distL="114300" distR="114300">
                      <wp:extent cx="5731200" cy="3898900"/>
                      <wp:effectExtent b="0" l="0" r="0" t="0"/>
                      <wp:docPr id="221" name="image55.png"/>
                      <a:graphic>
                        <a:graphicData uri="http://schemas.openxmlformats.org/drawingml/2006/picture">
                          <pic:pic>
                            <pic:nvPicPr>
                              <pic:cNvPr id="0" name="image55.png"/>
                              <pic:cNvPicPr preferRelativeResize="0"/>
                            </pic:nvPicPr>
                            <pic:blipFill>
                              <a:blip r:embed="rId28"/>
                              <a:srcRect b="0" l="0" r="0" t="0"/>
                              <a:stretch>
                                <a:fillRect/>
                              </a:stretch>
                            </pic:blipFill>
                            <pic:spPr>
                              <a:xfrm>
                                <a:off x="0" y="0"/>
                                <a:ext cx="5731200" cy="3898900"/>
                              </a:xfrm>
                              <a:prstGeom prst="rect"/>
                              <a:ln/>
                            </pic:spPr>
                          </pic:pic>
                        </a:graphicData>
                      </a:graphic>
                    </wp:inline>
                  </w:drawing>
                </w:r>
              </w:del>
              <w:sdt>
                <w:sdtPr>
                  <w:id w:val="790716496"/>
                  <w:tag w:val="goog_rdk_89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236268993"/>
        <w:tag w:val="goog_rdk_898"/>
      </w:sdtPr>
      <w:sdtContent>
        <w:p w:rsidR="00000000" w:rsidDel="00000000" w:rsidP="00000000" w:rsidRDefault="00000000" w:rsidRPr="00000000" w14:paraId="000000B3">
          <w:pPr>
            <w:numPr>
              <w:ilvl w:val="0"/>
              <w:numId w:val="14"/>
            </w:numPr>
            <w:spacing w:after="240" w:before="240" w:line="240" w:lineRule="auto"/>
            <w:ind w:left="144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u w:val="none"/>
                </w:rPr>
              </w:rPrChange>
            </w:rPr>
            <w:pPrChange w:author="Deepii Deepa" w:id="0" w:date="2026-09-23T12:38:09Z">
              <w:pPr>
                <w:numPr>
                  <w:ilvl w:val="0"/>
                  <w:numId w:val="14"/>
                </w:numPr>
                <w:spacing w:after="240" w:before="240" w:line="240" w:lineRule="auto"/>
                <w:ind w:left="1440" w:hanging="360"/>
              </w:pPr>
            </w:pPrChange>
          </w:pPr>
          <w:sdt>
            <w:sdtPr>
              <w:id w:val="744755897"/>
              <w:tag w:val="goog_rdk_895"/>
            </w:sdtPr>
            <w:sdtContent>
              <w:del w:author="Monicaragavan" w:id="35" w:date="2026-09-23T08:08:22Z"/>
              <w:sdt>
                <w:sdtPr>
                  <w:id w:val="1654521086"/>
                  <w:tag w:val="goog_rdk_896"/>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using the if condition to categorize the situation based products </w:delText>
                    </w:r>
                  </w:del>
                </w:sdtContent>
              </w:sdt>
              <w:del w:author="Monicaragavan" w:id="35" w:date="2026-09-23T08:08:22Z">
                <w:sdt>
                  <w:sdtPr>
                    <w:id w:val="-1660384067"/>
                    <w:tag w:val="goog_rdk_897"/>
                  </w:sdtPr>
                  <w:sdtContent>
                    <w:r w:rsidDel="00000000" w:rsidR="00000000" w:rsidRPr="00000000">
                      <w:rPr>
                        <w:rtl w:val="0"/>
                      </w:rPr>
                    </w:r>
                  </w:sdtContent>
                </w:sdt>
              </w:del>
            </w:sdtContent>
          </w:sdt>
        </w:p>
      </w:sdtContent>
    </w:sdt>
    <w:sdt>
      <w:sdtPr>
        <w:id w:val="133259743"/>
        <w:tag w:val="goog_rdk_901"/>
      </w:sdtPr>
      <w:sdtContent>
        <w:p w:rsidR="00000000" w:rsidDel="00000000" w:rsidP="00000000" w:rsidRDefault="00000000" w:rsidRPr="00000000" w14:paraId="000000B4">
          <w:pPr>
            <w:spacing w:after="240" w:before="24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894300085"/>
              <w:tag w:val="goog_rdk_899"/>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rPr>
                    </w:rPrChange>
                  </w:rPr>
                  <w:drawing>
                    <wp:inline distB="114300" distT="114300" distL="114300" distR="114300">
                      <wp:extent cx="5731200" cy="3556000"/>
                      <wp:effectExtent b="0" l="0" r="0" t="0"/>
                      <wp:docPr id="189"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31200" cy="3556000"/>
                              </a:xfrm>
                              <a:prstGeom prst="rect"/>
                              <a:ln/>
                            </pic:spPr>
                          </pic:pic>
                        </a:graphicData>
                      </a:graphic>
                    </wp:inline>
                  </w:drawing>
                </w:r>
              </w:del>
              <w:sdt>
                <w:sdtPr>
                  <w:id w:val="1633505934"/>
                  <w:tag w:val="goog_rdk_90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86148024"/>
        <w:tag w:val="goog_rdk_904"/>
      </w:sdtPr>
      <w:sdtContent>
        <w:p w:rsidR="00000000" w:rsidDel="00000000" w:rsidP="00000000" w:rsidRDefault="00000000" w:rsidRPr="00000000" w14:paraId="000000B5">
          <w:pPr>
            <w:spacing w:after="240" w:before="24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803488295"/>
              <w:tag w:val="goog_rdk_902"/>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rPr>
                    </w:rPrChange>
                  </w:rPr>
                  <w:drawing>
                    <wp:inline distB="114300" distT="114300" distL="114300" distR="114300">
                      <wp:extent cx="5731200" cy="2247900"/>
                      <wp:effectExtent b="0" l="0" r="0" t="0"/>
                      <wp:docPr id="190"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731200" cy="2247900"/>
                              </a:xfrm>
                              <a:prstGeom prst="rect"/>
                              <a:ln/>
                            </pic:spPr>
                          </pic:pic>
                        </a:graphicData>
                      </a:graphic>
                    </wp:inline>
                  </w:drawing>
                </w:r>
              </w:del>
              <w:sdt>
                <w:sdtPr>
                  <w:id w:val="1110074148"/>
                  <w:tag w:val="goog_rdk_90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011424084"/>
        <w:tag w:val="goog_rdk_908"/>
      </w:sdtPr>
      <w:sdtContent>
        <w:p w:rsidR="00000000" w:rsidDel="00000000" w:rsidP="00000000" w:rsidRDefault="00000000" w:rsidRPr="00000000" w14:paraId="000000B6">
          <w:pPr>
            <w:numPr>
              <w:ilvl w:val="0"/>
              <w:numId w:val="18"/>
            </w:numPr>
            <w:spacing w:after="0" w:before="24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18"/>
                </w:numPr>
                <w:spacing w:after="0" w:before="240" w:line="240" w:lineRule="auto"/>
                <w:ind w:left="720" w:hanging="360"/>
              </w:pPr>
            </w:pPrChange>
          </w:pPr>
          <w:sdt>
            <w:sdtPr>
              <w:id w:val="753755314"/>
              <w:tag w:val="goog_rdk_905"/>
            </w:sdtPr>
            <w:sdtContent>
              <w:del w:author="Monicaragavan" w:id="35" w:date="2026-09-23T08:08:22Z"/>
              <w:sdt>
                <w:sdtPr>
                  <w:id w:val="1357062738"/>
                  <w:tag w:val="goog_rdk_906"/>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rPr>
                        </w:rPrChange>
                      </w:rPr>
                      <w:delText xml:space="preserve">/generate-jewelry</w:delText>
                    </w:r>
                  </w:del>
                </w:sdtContent>
              </w:sdt>
              <w:del w:author="Monicaragavan" w:id="35" w:date="2026-09-23T08:08:22Z">
                <w:sdt>
                  <w:sdtPr>
                    <w:id w:val="1744622754"/>
                    <w:tag w:val="goog_rdk_907"/>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Accepts text + image inputs to return style-matched jewelry options.</w:delText>
                    </w:r>
                  </w:sdtContent>
                </w:sdt>
              </w:del>
            </w:sdtContent>
          </w:sdt>
        </w:p>
      </w:sdtContent>
    </w:sdt>
    <w:sdt>
      <w:sdtPr>
        <w:id w:val="220355053"/>
        <w:tag w:val="goog_rdk_926"/>
      </w:sdtPr>
      <w:sdtContent>
        <w:p w:rsidR="00000000" w:rsidDel="00000000" w:rsidP="00000000" w:rsidRDefault="00000000" w:rsidRPr="00000000" w14:paraId="000000B7">
          <w:pPr>
            <w:numPr>
              <w:ilvl w:val="0"/>
              <w:numId w:val="18"/>
            </w:numPr>
            <w:shd w:fill="1f1f1f" w:val="clear"/>
            <w:spacing w:after="0" w:before="0" w:line="325.71428571428567"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18"/>
                </w:numPr>
                <w:shd w:fill="1f1f1f" w:val="clear"/>
                <w:spacing w:after="0" w:before="0" w:line="325.71428571428567" w:lineRule="auto"/>
                <w:ind w:left="720" w:hanging="360"/>
              </w:pPr>
            </w:pPrChange>
          </w:pPr>
          <w:sdt>
            <w:sdtPr>
              <w:id w:val="357645566"/>
              <w:tag w:val="goog_rdk_909"/>
            </w:sdtPr>
            <w:sdtContent>
              <w:del w:author="Monicaragavan" w:id="35" w:date="2026-09-23T08:08:22Z"/>
              <w:sdt>
                <w:sdtPr>
                  <w:id w:val="195648914"/>
                  <w:tag w:val="goog_rdk_910"/>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569cd6"/>
                            <w:sz w:val="21"/>
                            <w:szCs w:val="21"/>
                          </w:rPr>
                        </w:rPrChange>
                      </w:rPr>
                      <w:delText xml:space="preserve">async</w:delText>
                    </w:r>
                  </w:del>
                </w:sdtContent>
              </w:sdt>
              <w:del w:author="Monicaragavan" w:id="35" w:date="2026-09-23T08:08:22Z">
                <w:sdt>
                  <w:sdtPr>
                    <w:id w:val="-271152784"/>
                    <w:tag w:val="goog_rdk_911"/>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cccccc"/>
                            <w:sz w:val="21"/>
                            <w:szCs w:val="21"/>
                          </w:rPr>
                        </w:rPrChange>
                      </w:rPr>
                      <w:delText xml:space="preserve"> </w:delText>
                    </w:r>
                  </w:sdtContent>
                </w:sdt>
                <w:sdt>
                  <w:sdtPr>
                    <w:id w:val="1661522805"/>
                    <w:tag w:val="goog_rdk_912"/>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569cd6"/>
                            <w:sz w:val="21"/>
                            <w:szCs w:val="21"/>
                          </w:rPr>
                        </w:rPrChange>
                      </w:rPr>
                      <w:delText xml:space="preserve">def</w:delText>
                    </w:r>
                  </w:sdtContent>
                </w:sdt>
                <w:sdt>
                  <w:sdtPr>
                    <w:id w:val="1719383094"/>
                    <w:tag w:val="goog_rdk_913"/>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cccccc"/>
                            <w:sz w:val="21"/>
                            <w:szCs w:val="21"/>
                          </w:rPr>
                        </w:rPrChange>
                      </w:rPr>
                      <w:delText xml:space="preserve"> </w:delText>
                    </w:r>
                  </w:sdtContent>
                </w:sdt>
                <w:sdt>
                  <w:sdtPr>
                    <w:id w:val="-1031117133"/>
                    <w:tag w:val="goog_rdk_914"/>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dcdcaa"/>
                            <w:sz w:val="21"/>
                            <w:szCs w:val="21"/>
                          </w:rPr>
                        </w:rPrChange>
                      </w:rPr>
                      <w:delText xml:space="preserve">jewelry_planne</w:delText>
                    </w:r>
                  </w:sdtContent>
                </w:sdt>
                <w:sdt>
                  <w:sdtPr>
                    <w:id w:val="815661048"/>
                    <w:tag w:val="goog_rdk_915"/>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9cdcfe"/>
                            <w:sz w:val="21"/>
                            <w:szCs w:val="21"/>
                          </w:rPr>
                        </w:rPrChange>
                      </w:rPr>
                      <w:delText xml:space="preserve">r(request</w:delText>
                    </w:r>
                  </w:sdtContent>
                </w:sdt>
                <w:sdt>
                  <w:sdtPr>
                    <w:id w:val="-755859305"/>
                    <w:tag w:val="goog_rdk_916"/>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4ec9b0"/>
                            <w:sz w:val="21"/>
                            <w:szCs w:val="21"/>
                          </w:rPr>
                        </w:rPrChange>
                      </w:rPr>
                      <w:delText xml:space="preserve">: Reque</w:delText>
                    </w:r>
                  </w:sdtContent>
                </w:sdt>
                <w:sdt>
                  <w:sdtPr>
                    <w:id w:val="800258940"/>
                    <w:tag w:val="goog_rdk_917"/>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cccccc"/>
                            <w:sz w:val="21"/>
                            <w:szCs w:val="21"/>
                          </w:rPr>
                        </w:rPrChange>
                      </w:rPr>
                      <w:delText xml:space="preserve">st</w:delText>
                    </w:r>
                  </w:sdtContent>
                </w:sdt>
                <w:sdt>
                  <w:sdtPr>
                    <w:id w:val="151658434"/>
                    <w:tag w:val="goog_rdk_918"/>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9cdcfe"/>
                            <w:sz w:val="21"/>
                            <w:szCs w:val="21"/>
                          </w:rPr>
                        </w:rPrChange>
                      </w:rPr>
                      <w:delText xml:space="preserve">, current_user</w:delText>
                    </w:r>
                  </w:sdtContent>
                </w:sdt>
                <w:sdt>
                  <w:sdtPr>
                    <w:id w:val="934581203"/>
                    <w:tag w:val="goog_rdk_919"/>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4ec9b0"/>
                            <w:sz w:val="21"/>
                            <w:szCs w:val="21"/>
                          </w:rPr>
                        </w:rPrChange>
                      </w:rPr>
                      <w:delText xml:space="preserve">: UserIn</w:delText>
                    </w:r>
                  </w:sdtContent>
                </w:sdt>
                <w:sdt>
                  <w:sdtPr>
                    <w:id w:val="1278777765"/>
                    <w:tag w:val="goog_rdk_920"/>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cccccc"/>
                            <w:sz w:val="21"/>
                            <w:szCs w:val="21"/>
                          </w:rPr>
                        </w:rPrChange>
                      </w:rPr>
                      <w:delText xml:space="preserve">DB </w:delText>
                    </w:r>
                  </w:sdtContent>
                </w:sdt>
                <w:sdt>
                  <w:sdtPr>
                    <w:id w:val="-78372005"/>
                    <w:tag w:val="goog_rdk_921"/>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dcdcaa"/>
                            <w:sz w:val="21"/>
                            <w:szCs w:val="21"/>
                          </w:rPr>
                        </w:rPrChange>
                      </w:rPr>
                      <w:delText xml:space="preserve">= Depen</w:delText>
                    </w:r>
                  </w:sdtContent>
                </w:sdt>
                <w:sdt>
                  <w:sdtPr>
                    <w:id w:val="661369237"/>
                    <w:tag w:val="goog_rdk_922"/>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cccccc"/>
                            <w:sz w:val="21"/>
                            <w:szCs w:val="21"/>
                          </w:rPr>
                        </w:rPrChange>
                      </w:rPr>
                      <w:delText xml:space="preserve">d</w:delText>
                    </w:r>
                  </w:sdtContent>
                </w:sdt>
                <w:sdt>
                  <w:sdtPr>
                    <w:id w:val="-1719421179"/>
                    <w:tag w:val="goog_rdk_923"/>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dcdcaa"/>
                            <w:sz w:val="21"/>
                            <w:szCs w:val="21"/>
                          </w:rPr>
                        </w:rPrChange>
                      </w:rPr>
                      <w:delText xml:space="preserve">s(get_current_active_us</w:delText>
                    </w:r>
                  </w:sdtContent>
                </w:sdt>
                <w:sdt>
                  <w:sdtPr>
                    <w:id w:val="481879013"/>
                    <w:tag w:val="goog_rdk_924"/>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cccccc"/>
                            <w:sz w:val="21"/>
                            <w:szCs w:val="21"/>
                          </w:rPr>
                        </w:rPrChange>
                      </w:rPr>
                      <w:delText xml:space="preserve">er)):</w:delText>
                    </w:r>
                  </w:sdtContent>
                </w:sdt>
                <w:sdt>
                  <w:sdtPr>
                    <w:id w:val="-48949164"/>
                    <w:tag w:val="goog_rdk_925"/>
                  </w:sdtPr>
                  <w:sdtContent>
                    <w:r w:rsidDel="00000000" w:rsidR="00000000" w:rsidRPr="00000000">
                      <w:rPr>
                        <w:rtl w:val="0"/>
                      </w:rPr>
                    </w:r>
                  </w:sdtContent>
                </w:sdt>
              </w:del>
            </w:sdtContent>
          </w:sdt>
        </w:p>
      </w:sdtContent>
    </w:sdt>
    <w:sdt>
      <w:sdtPr>
        <w:id w:val="-68995540"/>
        <w:tag w:val="goog_rdk_931"/>
      </w:sdtPr>
      <w:sdtContent>
        <w:p w:rsidR="00000000" w:rsidDel="00000000" w:rsidP="00000000" w:rsidRDefault="00000000" w:rsidRPr="00000000" w14:paraId="000000B8">
          <w:pPr>
            <w:numPr>
              <w:ilvl w:val="0"/>
              <w:numId w:val="18"/>
            </w:numPr>
            <w:shd w:fill="1f1f1f" w:val="clear"/>
            <w:spacing w:after="0" w:before="0" w:line="325.71428571428567"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18"/>
                </w:numPr>
                <w:shd w:fill="1f1f1f" w:val="clear"/>
                <w:spacing w:after="0" w:before="0" w:line="325.71428571428567" w:lineRule="auto"/>
                <w:ind w:left="720" w:hanging="360"/>
              </w:pPr>
            </w:pPrChange>
          </w:pPr>
          <w:sdt>
            <w:sdtPr>
              <w:id w:val="-336737638"/>
              <w:tag w:val="goog_rdk_927"/>
            </w:sdtPr>
            <w:sdtContent>
              <w:del w:author="Monicaragavan" w:id="35" w:date="2026-09-23T08:08:22Z"/>
              <w:sdt>
                <w:sdtPr>
                  <w:id w:val="-34870191"/>
                  <w:tag w:val="goog_rdk_928"/>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cccccc"/>
                            <w:sz w:val="21"/>
                            <w:szCs w:val="21"/>
                          </w:rPr>
                        </w:rPrChange>
                      </w:rPr>
                      <w:delText xml:space="preserve">    </w:delText>
                    </w:r>
                  </w:del>
                </w:sdtContent>
              </w:sdt>
              <w:del w:author="Monicaragavan" w:id="35" w:date="2026-09-23T08:08:22Z">
                <w:sdt>
                  <w:sdtPr>
                    <w:id w:val="-182302583"/>
                    <w:tag w:val="goog_rdk_929"/>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ce9178"/>
                            <w:sz w:val="21"/>
                            <w:szCs w:val="21"/>
                          </w:rPr>
                        </w:rPrChange>
                      </w:rPr>
                      <w:delText xml:space="preserve">"""Jewelry budget planner page"""</w:delText>
                    </w:r>
                  </w:sdtContent>
                </w:sdt>
                <w:sdt>
                  <w:sdtPr>
                    <w:id w:val="-1844150246"/>
                    <w:tag w:val="goog_rdk_930"/>
                  </w:sdtPr>
                  <w:sdtContent>
                    <w:r w:rsidDel="00000000" w:rsidR="00000000" w:rsidRPr="00000000">
                      <w:rPr>
                        <w:rtl w:val="0"/>
                      </w:rPr>
                    </w:r>
                  </w:sdtContent>
                </w:sdt>
              </w:del>
            </w:sdtContent>
          </w:sdt>
        </w:p>
      </w:sdtContent>
    </w:sdt>
    <w:sdt>
      <w:sdtPr>
        <w:id w:val="556824645"/>
        <w:tag w:val="goog_rdk_949"/>
      </w:sdtPr>
      <w:sdtContent>
        <w:p w:rsidR="00000000" w:rsidDel="00000000" w:rsidP="00000000" w:rsidRDefault="00000000" w:rsidRPr="00000000" w14:paraId="000000B9">
          <w:pPr>
            <w:numPr>
              <w:ilvl w:val="0"/>
              <w:numId w:val="18"/>
            </w:numPr>
            <w:shd w:fill="1f1f1f" w:val="clear"/>
            <w:spacing w:after="240" w:before="0" w:line="325.71428571428567"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18"/>
                </w:numPr>
                <w:shd w:fill="1f1f1f" w:val="clear"/>
                <w:spacing w:after="240" w:before="0" w:line="325.71428571428567" w:lineRule="auto"/>
                <w:ind w:left="720" w:hanging="360"/>
              </w:pPr>
            </w:pPrChange>
          </w:pPr>
          <w:sdt>
            <w:sdtPr>
              <w:id w:val="-1666410194"/>
              <w:tag w:val="goog_rdk_932"/>
            </w:sdtPr>
            <w:sdtContent>
              <w:del w:author="Monicaragavan" w:id="35" w:date="2026-09-23T08:08:22Z"/>
              <w:sdt>
                <w:sdtPr>
                  <w:id w:val="1102636422"/>
                  <w:tag w:val="goog_rdk_933"/>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cccccc"/>
                            <w:sz w:val="21"/>
                            <w:szCs w:val="21"/>
                          </w:rPr>
                        </w:rPrChange>
                      </w:rPr>
                      <w:delText xml:space="preserve">    </w:delText>
                    </w:r>
                  </w:del>
                </w:sdtContent>
              </w:sdt>
              <w:del w:author="Monicaragavan" w:id="35" w:date="2026-09-23T08:08:22Z">
                <w:sdt>
                  <w:sdtPr>
                    <w:id w:val="129523508"/>
                    <w:tag w:val="goog_rdk_934"/>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c586c0"/>
                            <w:sz w:val="21"/>
                            <w:szCs w:val="21"/>
                          </w:rPr>
                        </w:rPrChange>
                      </w:rPr>
                      <w:delText xml:space="preserve">return</w:delText>
                    </w:r>
                  </w:sdtContent>
                </w:sdt>
                <w:sdt>
                  <w:sdtPr>
                    <w:id w:val="-2006090890"/>
                    <w:tag w:val="goog_rdk_935"/>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cccccc"/>
                            <w:sz w:val="21"/>
                            <w:szCs w:val="21"/>
                          </w:rPr>
                        </w:rPrChange>
                      </w:rPr>
                      <w:delText xml:space="preserve"> </w:delText>
                    </w:r>
                  </w:sdtContent>
                </w:sdt>
                <w:sdt>
                  <w:sdtPr>
                    <w:id w:val="950978908"/>
                    <w:tag w:val="goog_rdk_936"/>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9cdcfe"/>
                            <w:sz w:val="21"/>
                            <w:szCs w:val="21"/>
                          </w:rPr>
                        </w:rPrChange>
                      </w:rPr>
                      <w:delText xml:space="preserve">templates</w:delText>
                    </w:r>
                  </w:sdtContent>
                </w:sdt>
                <w:sdt>
                  <w:sdtPr>
                    <w:id w:val="-1374244331"/>
                    <w:tag w:val="goog_rdk_937"/>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cccccc"/>
                            <w:sz w:val="21"/>
                            <w:szCs w:val="21"/>
                          </w:rPr>
                        </w:rPrChange>
                      </w:rPr>
                      <w:delText xml:space="preserve">.</w:delText>
                    </w:r>
                  </w:sdtContent>
                </w:sdt>
                <w:sdt>
                  <w:sdtPr>
                    <w:id w:val="-556588877"/>
                    <w:tag w:val="goog_rdk_938"/>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dcdcaa"/>
                            <w:sz w:val="21"/>
                            <w:szCs w:val="21"/>
                          </w:rPr>
                        </w:rPrChange>
                      </w:rPr>
                      <w:delText xml:space="preserve">TemplateResponse</w:delText>
                    </w:r>
                  </w:sdtContent>
                </w:sdt>
                <w:sdt>
                  <w:sdtPr>
                    <w:id w:val="-267800876"/>
                    <w:tag w:val="goog_rdk_939"/>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cccccc"/>
                            <w:sz w:val="21"/>
                            <w:szCs w:val="21"/>
                          </w:rPr>
                        </w:rPrChange>
                      </w:rPr>
                      <w:delText xml:space="preserve">(</w:delText>
                    </w:r>
                  </w:sdtContent>
                </w:sdt>
                <w:sdt>
                  <w:sdtPr>
                    <w:id w:val="-1415491718"/>
                    <w:tag w:val="goog_rdk_940"/>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ce9178"/>
                            <w:sz w:val="21"/>
                            <w:szCs w:val="21"/>
                          </w:rPr>
                        </w:rPrChange>
                      </w:rPr>
                      <w:delText xml:space="preserve">"jewelry_planner.html"</w:delText>
                    </w:r>
                  </w:sdtContent>
                </w:sdt>
                <w:sdt>
                  <w:sdtPr>
                    <w:id w:val="1945976440"/>
                    <w:tag w:val="goog_rdk_941"/>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cccccc"/>
                            <w:sz w:val="21"/>
                            <w:szCs w:val="21"/>
                          </w:rPr>
                        </w:rPrChange>
                      </w:rPr>
                      <w:delText xml:space="preserve">, {</w:delText>
                    </w:r>
                  </w:sdtContent>
                </w:sdt>
                <w:sdt>
                  <w:sdtPr>
                    <w:id w:val="1103972101"/>
                    <w:tag w:val="goog_rdk_942"/>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ce9178"/>
                            <w:sz w:val="21"/>
                            <w:szCs w:val="21"/>
                          </w:rPr>
                        </w:rPrChange>
                      </w:rPr>
                      <w:delText xml:space="preserve">"request"</w:delText>
                    </w:r>
                  </w:sdtContent>
                </w:sdt>
                <w:sdt>
                  <w:sdtPr>
                    <w:id w:val="-28656526"/>
                    <w:tag w:val="goog_rdk_943"/>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9cdcfe"/>
                            <w:sz w:val="21"/>
                            <w:szCs w:val="21"/>
                          </w:rPr>
                        </w:rPrChange>
                      </w:rPr>
                      <w:delText xml:space="preserve">: reque</w:delText>
                    </w:r>
                  </w:sdtContent>
                </w:sdt>
                <w:sdt>
                  <w:sdtPr>
                    <w:id w:val="-261625062"/>
                    <w:tag w:val="goog_rdk_944"/>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cccccc"/>
                            <w:sz w:val="21"/>
                            <w:szCs w:val="21"/>
                          </w:rPr>
                        </w:rPrChange>
                      </w:rPr>
                      <w:delText xml:space="preserve">st, </w:delText>
                    </w:r>
                  </w:sdtContent>
                </w:sdt>
                <w:sdt>
                  <w:sdtPr>
                    <w:id w:val="-1297619002"/>
                    <w:tag w:val="goog_rdk_945"/>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ce9178"/>
                            <w:sz w:val="21"/>
                            <w:szCs w:val="21"/>
                          </w:rPr>
                        </w:rPrChange>
                      </w:rPr>
                      <w:delText xml:space="preserve">"user"</w:delText>
                    </w:r>
                  </w:sdtContent>
                </w:sdt>
                <w:sdt>
                  <w:sdtPr>
                    <w:id w:val="181886372"/>
                    <w:tag w:val="goog_rdk_946"/>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9cdcfe"/>
                            <w:sz w:val="21"/>
                            <w:szCs w:val="21"/>
                          </w:rPr>
                        </w:rPrChange>
                      </w:rPr>
                      <w:delText xml:space="preserve">: current_us</w:delText>
                    </w:r>
                  </w:sdtContent>
                </w:sdt>
                <w:sdt>
                  <w:sdtPr>
                    <w:id w:val="-1047255741"/>
                    <w:tag w:val="goog_rdk_947"/>
                  </w:sdtPr>
                  <w:sdtContent>
                    <w:r w:rsidDel="00000000" w:rsidR="00000000" w:rsidRPr="00000000">
                      <w:rPr>
                        <w:rFonts w:ascii="Cambria" w:cs="Cambria" w:eastAsia="Cambria" w:hAnsi="Cambria"/>
                        <w:b w:val="1"/>
                        <w:bCs w:val="1"/>
                        <w:strike w:val="1"/>
                        <w:u w:val="single"/>
                        <w:rtl w:val="0"/>
                        <w:rPrChange w:author="Aafreen S" w:id="4" w:date="2026-09-23T12:46:07Z">
                          <w:rPr>
                            <w:rFonts w:ascii="Courier New" w:cs="Courier New" w:eastAsia="Courier New" w:hAnsi="Courier New"/>
                            <w:color w:val="cccccc"/>
                            <w:sz w:val="21"/>
                            <w:szCs w:val="21"/>
                          </w:rPr>
                        </w:rPrChange>
                      </w:rPr>
                      <w:delText xml:space="preserve">er})</w:delText>
                    </w:r>
                  </w:sdtContent>
                </w:sdt>
                <w:sdt>
                  <w:sdtPr>
                    <w:id w:val="1892342048"/>
                    <w:tag w:val="goog_rdk_948"/>
                  </w:sdtPr>
                  <w:sdtContent>
                    <w:r w:rsidDel="00000000" w:rsidR="00000000" w:rsidRPr="00000000">
                      <w:rPr>
                        <w:rtl w:val="0"/>
                      </w:rPr>
                    </w:r>
                  </w:sdtContent>
                </w:sdt>
              </w:del>
            </w:sdtContent>
          </w:sdt>
        </w:p>
      </w:sdtContent>
    </w:sdt>
    <w:sdt>
      <w:sdtPr>
        <w:id w:val="432045521"/>
        <w:tag w:val="goog_rdk_952"/>
      </w:sdtPr>
      <w:sdtContent>
        <w:p w:rsidR="00000000" w:rsidDel="00000000" w:rsidP="00000000" w:rsidRDefault="00000000" w:rsidRPr="00000000" w14:paraId="000000BA">
          <w:pPr>
            <w:spacing w:after="240" w:before="240" w:line="240" w:lineRule="auto"/>
            <w:ind w:left="720" w:firstLine="0"/>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rPr>
              </w:rPrChange>
            </w:rPr>
          </w:pPr>
          <w:sdt>
            <w:sdtPr>
              <w:id w:val="169716894"/>
              <w:tag w:val="goog_rdk_950"/>
            </w:sdtPr>
            <w:sdtContent>
              <w:del w:author="Monicaragavan" w:id="35" w:date="2026-09-23T08:08:22Z"/>
              <w:sdt>
                <w:sdtPr>
                  <w:id w:val="-222982084"/>
                  <w:tag w:val="goog_rdk_951"/>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199374636"/>
        <w:tag w:val="goog_rdk_955"/>
      </w:sdtPr>
      <w:sdtContent>
        <w:p w:rsidR="00000000" w:rsidDel="00000000" w:rsidP="00000000" w:rsidRDefault="00000000" w:rsidRPr="00000000" w14:paraId="000000BB">
          <w:pPr>
            <w:numPr>
              <w:ilvl w:val="0"/>
              <w:numId w:val="18"/>
            </w:numPr>
            <w:spacing w:after="240" w:before="24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18"/>
                </w:numPr>
                <w:spacing w:after="240" w:before="240" w:line="240" w:lineRule="auto"/>
                <w:ind w:left="720" w:hanging="360"/>
              </w:pPr>
            </w:pPrChange>
          </w:pPr>
          <w:sdt>
            <w:sdtPr>
              <w:id w:val="-2146429950"/>
              <w:tag w:val="goog_rdk_953"/>
            </w:sdtPr>
            <w:sdtContent>
              <w:del w:author="Monicaragavan" w:id="35" w:date="2026-09-23T08:08:22Z"/>
              <w:sdt>
                <w:sdtPr>
                  <w:id w:val="2036143031"/>
                  <w:tag w:val="goog_rdk_954"/>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get home_recommendations by using the function</w:delText>
                    </w:r>
                  </w:del>
                </w:sdtContent>
              </w:sdt>
              <w:del w:author="Monicaragavan" w:id="35" w:date="2026-09-23T08:08:22Z"/>
            </w:sdtContent>
          </w:sdt>
        </w:p>
      </w:sdtContent>
    </w:sdt>
    <w:sdt>
      <w:sdtPr>
        <w:id w:val="-968581414"/>
        <w:tag w:val="goog_rdk_958"/>
      </w:sdtPr>
      <w:sdtContent>
        <w:p w:rsidR="00000000" w:rsidDel="00000000" w:rsidP="00000000" w:rsidRDefault="00000000" w:rsidRPr="00000000" w14:paraId="000000BC">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rPr>
              </w:rPrChange>
            </w:rPr>
          </w:pPr>
          <w:sdt>
            <w:sdtPr>
              <w:id w:val="348973211"/>
              <w:tag w:val="goog_rdk_956"/>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b w:val="1"/>
                        <w:bCs w:val="1"/>
                      </w:rPr>
                    </w:rPrChange>
                  </w:rPr>
                  <w:drawing>
                    <wp:inline distB="114300" distT="114300" distL="114300" distR="114300">
                      <wp:extent cx="5731200" cy="3632200"/>
                      <wp:effectExtent b="0" l="0" r="0" t="0"/>
                      <wp:docPr id="191"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731200" cy="3632200"/>
                              </a:xfrm>
                              <a:prstGeom prst="rect"/>
                              <a:ln/>
                            </pic:spPr>
                          </pic:pic>
                        </a:graphicData>
                      </a:graphic>
                    </wp:inline>
                  </w:drawing>
                </w:r>
              </w:del>
              <w:sdt>
                <w:sdtPr>
                  <w:id w:val="967824432"/>
                  <w:tag w:val="goog_rdk_957"/>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596308720"/>
        <w:tag w:val="goog_rdk_961"/>
      </w:sdtPr>
      <w:sdtContent>
        <w:p w:rsidR="00000000" w:rsidDel="00000000" w:rsidP="00000000" w:rsidRDefault="00000000" w:rsidRPr="00000000" w14:paraId="000000BD">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rPr>
              </w:rPrChange>
            </w:rPr>
          </w:pPr>
          <w:sdt>
            <w:sdtPr>
              <w:id w:val="1135828608"/>
              <w:tag w:val="goog_rdk_959"/>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b w:val="1"/>
                        <w:bCs w:val="1"/>
                      </w:rPr>
                    </w:rPrChange>
                  </w:rPr>
                  <w:drawing>
                    <wp:inline distB="114300" distT="114300" distL="114300" distR="114300">
                      <wp:extent cx="5731200" cy="4851400"/>
                      <wp:effectExtent b="0" l="0" r="0" t="0"/>
                      <wp:docPr id="192"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731200" cy="4851400"/>
                              </a:xfrm>
                              <a:prstGeom prst="rect"/>
                              <a:ln/>
                            </pic:spPr>
                          </pic:pic>
                        </a:graphicData>
                      </a:graphic>
                    </wp:inline>
                  </w:drawing>
                </w:r>
              </w:del>
              <w:sdt>
                <w:sdtPr>
                  <w:id w:val="-1951326610"/>
                  <w:tag w:val="goog_rdk_96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448340021"/>
        <w:tag w:val="goog_rdk_965"/>
      </w:sdtPr>
      <w:sdtContent>
        <w:p w:rsidR="00000000" w:rsidDel="00000000" w:rsidP="00000000" w:rsidRDefault="00000000" w:rsidRPr="00000000" w14:paraId="000000BE">
          <w:pPr>
            <w:numPr>
              <w:ilvl w:val="0"/>
              <w:numId w:val="19"/>
            </w:numPr>
            <w:spacing w:after="280" w:before="28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u w:val="none"/>
                </w:rPr>
              </w:rPrChange>
            </w:rPr>
            <w:pPrChange w:author="Deepii Deepa" w:id="0" w:date="2026-09-23T12:38:09Z">
              <w:pPr>
                <w:numPr>
                  <w:ilvl w:val="0"/>
                  <w:numId w:val="19"/>
                </w:numPr>
                <w:spacing w:after="280" w:before="280" w:line="240" w:lineRule="auto"/>
                <w:ind w:left="720" w:hanging="360"/>
              </w:pPr>
            </w:pPrChange>
          </w:pPr>
          <w:sdt>
            <w:sdtPr>
              <w:id w:val="250887723"/>
              <w:tag w:val="goog_rdk_962"/>
            </w:sdtPr>
            <w:sdtContent>
              <w:del w:author="Monicaragavan" w:id="35" w:date="2026-09-23T08:08:22Z"/>
              <w:sdt>
                <w:sdtPr>
                  <w:id w:val="-1801314919"/>
                  <w:tag w:val="goog_rdk_963"/>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linking the websites like amazon,flipkar,ikea ect…. to get the products</w:delText>
                    </w:r>
                  </w:del>
                </w:sdtContent>
              </w:sdt>
              <w:del w:author="Monicaragavan" w:id="35" w:date="2026-09-23T08:08:22Z">
                <w:sdt>
                  <w:sdtPr>
                    <w:id w:val="49249917"/>
                    <w:tag w:val="goog_rdk_964"/>
                  </w:sdtPr>
                  <w:sdtContent>
                    <w:r w:rsidDel="00000000" w:rsidR="00000000" w:rsidRPr="00000000">
                      <w:rPr>
                        <w:rtl w:val="0"/>
                      </w:rPr>
                    </w:r>
                  </w:sdtContent>
                </w:sdt>
              </w:del>
            </w:sdtContent>
          </w:sdt>
        </w:p>
      </w:sdtContent>
    </w:sdt>
    <w:sdt>
      <w:sdtPr>
        <w:id w:val="-1517209085"/>
        <w:tag w:val="goog_rdk_968"/>
      </w:sdtPr>
      <w:sdtContent>
        <w:p w:rsidR="00000000" w:rsidDel="00000000" w:rsidP="00000000" w:rsidRDefault="00000000" w:rsidRPr="00000000" w14:paraId="000000BF">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rPr>
              </w:rPrChange>
            </w:rPr>
          </w:pPr>
          <w:sdt>
            <w:sdtPr>
              <w:id w:val="1075473043"/>
              <w:tag w:val="goog_rdk_966"/>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b w:val="1"/>
                        <w:bCs w:val="1"/>
                      </w:rPr>
                    </w:rPrChange>
                  </w:rPr>
                  <w:drawing>
                    <wp:inline distB="114300" distT="114300" distL="114300" distR="114300">
                      <wp:extent cx="5731200" cy="2311400"/>
                      <wp:effectExtent b="0" l="0" r="0" t="0"/>
                      <wp:docPr id="193"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731200" cy="2311400"/>
                              </a:xfrm>
                              <a:prstGeom prst="rect"/>
                              <a:ln/>
                            </pic:spPr>
                          </pic:pic>
                        </a:graphicData>
                      </a:graphic>
                    </wp:inline>
                  </w:drawing>
                </w:r>
              </w:del>
              <w:sdt>
                <w:sdtPr>
                  <w:id w:val="-15194258"/>
                  <w:tag w:val="goog_rdk_967"/>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975897623"/>
        <w:tag w:val="goog_rdk_971"/>
      </w:sdtPr>
      <w:sdtContent>
        <w:p w:rsidR="00000000" w:rsidDel="00000000" w:rsidP="00000000" w:rsidRDefault="00000000" w:rsidRPr="00000000" w14:paraId="000000C0">
          <w:pPr>
            <w:spacing w:after="280" w:before="280" w:line="240" w:lineRule="auto"/>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rPr>
              </w:rPrChange>
            </w:rPr>
          </w:pPr>
          <w:sdt>
            <w:sdtPr>
              <w:id w:val="7482693"/>
              <w:tag w:val="goog_rdk_969"/>
            </w:sdtPr>
            <w:sdtContent>
              <w:del w:author="Monicaragavan" w:id="35" w:date="2026-09-23T08:08:22Z"/>
              <w:sdt>
                <w:sdtPr>
                  <w:id w:val="1573443232"/>
                  <w:tag w:val="goog_rdk_97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989051580"/>
        <w:tag w:val="goog_rdk_974"/>
      </w:sdtPr>
      <w:sdtContent>
        <w:p w:rsidR="00000000" w:rsidDel="00000000" w:rsidP="00000000" w:rsidRDefault="00000000" w:rsidRPr="00000000" w14:paraId="000000C1">
          <w:pPr>
            <w:spacing w:after="280" w:before="280" w:line="240" w:lineRule="auto"/>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rPr>
              </w:rPrChange>
            </w:rPr>
          </w:pPr>
          <w:sdt>
            <w:sdtPr>
              <w:id w:val="-1189098489"/>
              <w:tag w:val="goog_rdk_972"/>
            </w:sdtPr>
            <w:sdtContent>
              <w:del w:author="Monicaragavan" w:id="35" w:date="2026-09-23T08:08:22Z"/>
              <w:sdt>
                <w:sdtPr>
                  <w:id w:val="-2040413180"/>
                  <w:tag w:val="goog_rdk_97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521940510"/>
        <w:tag w:val="goog_rdk_977"/>
      </w:sdtPr>
      <w:sdtContent>
        <w:p w:rsidR="00000000" w:rsidDel="00000000" w:rsidP="00000000" w:rsidRDefault="00000000" w:rsidRPr="00000000" w14:paraId="000000C2">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669724146"/>
              <w:tag w:val="goog_rdk_975"/>
            </w:sdtPr>
            <w:sdtContent>
              <w:del w:author="Monicaragavan" w:id="35" w:date="2026-09-23T08:08:22Z"/>
              <w:sdt>
                <w:sdtPr>
                  <w:id w:val="-936580620"/>
                  <w:tag w:val="goog_rdk_976"/>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br w:type="textWrapping"/>
                    </w:r>
                  </w:del>
                </w:sdtContent>
              </w:sdt>
              <w:del w:author="Monicaragavan" w:id="35" w:date="2026-09-23T08:08:22Z"/>
            </w:sdtContent>
          </w:sdt>
        </w:p>
      </w:sdtContent>
    </w:sdt>
    <w:sdt>
      <w:sdtPr>
        <w:id w:val="1022524745"/>
        <w:tag w:val="goog_rdk_980"/>
      </w:sdtPr>
      <w:sdtContent>
        <w:p w:rsidR="00000000" w:rsidDel="00000000" w:rsidP="00000000" w:rsidRDefault="00000000" w:rsidRPr="00000000" w14:paraId="000000C3">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rPr>
              </w:rPrChange>
            </w:rPr>
          </w:pPr>
          <w:sdt>
            <w:sdtPr>
              <w:id w:val="471370035"/>
              <w:tag w:val="goog_rdk_978"/>
            </w:sdtPr>
            <w:sdtContent>
              <w:del w:author="Monicaragavan" w:id="35" w:date="2026-09-23T08:08:22Z"/>
              <w:sdt>
                <w:sdtPr>
                  <w:id w:val="-686651231"/>
                  <w:tag w:val="goog_rdk_979"/>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Activity 2.3: Login and Register page routings</w:delText>
                      <w:br w:type="textWrapping"/>
                    </w:r>
                  </w:del>
                </w:sdtContent>
              </w:sdt>
              <w:del w:author="Monicaragavan" w:id="35" w:date="2026-09-23T08:08:22Z"/>
            </w:sdtContent>
          </w:sdt>
        </w:p>
      </w:sdtContent>
    </w:sdt>
    <w:sdt>
      <w:sdtPr>
        <w:id w:val="-1782211856"/>
        <w:tag w:val="goog_rdk_983"/>
      </w:sdtPr>
      <w:sdtContent>
        <w:p w:rsidR="00000000" w:rsidDel="00000000" w:rsidP="00000000" w:rsidRDefault="00000000" w:rsidRPr="00000000" w14:paraId="000000C4">
          <w:pPr>
            <w:numPr>
              <w:ilvl w:val="0"/>
              <w:numId w:val="20"/>
            </w:numPr>
            <w:spacing w:after="240" w:before="24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20"/>
                </w:numPr>
                <w:spacing w:after="240" w:before="240" w:line="240" w:lineRule="auto"/>
                <w:ind w:left="720" w:hanging="360"/>
              </w:pPr>
            </w:pPrChange>
          </w:pPr>
          <w:sdt>
            <w:sdtPr>
              <w:id w:val="-856898316"/>
              <w:tag w:val="goog_rdk_981"/>
            </w:sdtPr>
            <w:sdtContent>
              <w:del w:author="Monicaragavan" w:id="35" w:date="2026-09-23T08:08:22Z"/>
              <w:sdt>
                <w:sdtPr>
                  <w:id w:val="-1549157250"/>
                  <w:tag w:val="goog_rdk_982"/>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Login page </w:delText>
                    </w:r>
                  </w:del>
                </w:sdtContent>
              </w:sdt>
              <w:del w:author="Monicaragavan" w:id="35" w:date="2026-09-23T08:08:22Z"/>
            </w:sdtContent>
          </w:sdt>
        </w:p>
      </w:sdtContent>
    </w:sdt>
    <w:sdt>
      <w:sdtPr>
        <w:id w:val="461250887"/>
        <w:tag w:val="goog_rdk_987"/>
      </w:sdtPr>
      <w:sdtContent>
        <w:p w:rsidR="00000000" w:rsidDel="00000000" w:rsidP="00000000" w:rsidRDefault="00000000" w:rsidRPr="00000000" w14:paraId="000000C5">
          <w:pPr>
            <w:spacing w:after="240" w:before="24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423087218"/>
              <w:tag w:val="goog_rdk_984"/>
            </w:sdtPr>
            <w:sdtContent>
              <w:del w:author="Monicaragavan" w:id="35" w:date="2026-09-23T08:08:22Z"/>
              <w:sdt>
                <w:sdtPr>
                  <w:id w:val="2014781754"/>
                  <w:tag w:val="goog_rdk_98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b w:val="1"/>
                            <w:bCs w:val="1"/>
                            <w:color w:val="188038"/>
                          </w:rPr>
                        </w:rPrChange>
                      </w:rPr>
                      <w:delText xml:space="preserve">/login</w:delText>
                    </w:r>
                  </w:del>
                </w:sdtContent>
              </w:sdt>
              <w:del w:author="Monicaragavan" w:id="35" w:date="2026-09-23T08:08:22Z">
                <w:sdt>
                  <w:sdtPr>
                    <w:id w:val="1393703609"/>
                    <w:tag w:val="goog_rdk_98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Authenticates user credentials and initiates a session upon successful login.</w:delText>
                    </w:r>
                  </w:sdtContent>
                </w:sdt>
              </w:del>
            </w:sdtContent>
          </w:sdt>
        </w:p>
      </w:sdtContent>
    </w:sdt>
    <w:sdt>
      <w:sdtPr>
        <w:id w:val="-1581397981"/>
        <w:tag w:val="goog_rdk_990"/>
      </w:sdtPr>
      <w:sdtContent>
        <w:p w:rsidR="00000000" w:rsidDel="00000000" w:rsidP="00000000" w:rsidRDefault="00000000" w:rsidRPr="00000000" w14:paraId="000000C6">
          <w:pPr>
            <w:spacing w:after="240" w:before="24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064011460"/>
              <w:tag w:val="goog_rdk_988"/>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rPr>
                    </w:rPrChange>
                  </w:rPr>
                  <w:drawing>
                    <wp:inline distB="114300" distT="114300" distL="114300" distR="114300">
                      <wp:extent cx="5731200" cy="2235200"/>
                      <wp:effectExtent b="0" l="0" r="0" t="0"/>
                      <wp:docPr id="194"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5731200" cy="2235200"/>
                              </a:xfrm>
                              <a:prstGeom prst="rect"/>
                              <a:ln/>
                            </pic:spPr>
                          </pic:pic>
                        </a:graphicData>
                      </a:graphic>
                    </wp:inline>
                  </w:drawing>
                </w:r>
              </w:del>
              <w:sdt>
                <w:sdtPr>
                  <w:id w:val="-1531612883"/>
                  <w:tag w:val="goog_rdk_989"/>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br w:type="textWrapping"/>
                    </w:r>
                  </w:del>
                </w:sdtContent>
              </w:sdt>
              <w:del w:author="Monicaragavan" w:id="35" w:date="2026-09-23T08:08:22Z"/>
            </w:sdtContent>
          </w:sdt>
        </w:p>
      </w:sdtContent>
    </w:sdt>
    <w:sdt>
      <w:sdtPr>
        <w:id w:val="667225328"/>
        <w:tag w:val="goog_rdk_993"/>
      </w:sdtPr>
      <w:sdtContent>
        <w:p w:rsidR="00000000" w:rsidDel="00000000" w:rsidP="00000000" w:rsidRDefault="00000000" w:rsidRPr="00000000" w14:paraId="000000C7">
          <w:pPr>
            <w:numPr>
              <w:ilvl w:val="0"/>
              <w:numId w:val="20"/>
            </w:numPr>
            <w:spacing w:after="240" w:before="24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20"/>
                </w:numPr>
                <w:spacing w:after="240" w:before="240" w:line="240" w:lineRule="auto"/>
                <w:ind w:left="720" w:hanging="360"/>
              </w:pPr>
            </w:pPrChange>
          </w:pPr>
          <w:sdt>
            <w:sdtPr>
              <w:id w:val="561297090"/>
              <w:tag w:val="goog_rdk_991"/>
            </w:sdtPr>
            <w:sdtContent>
              <w:del w:author="Monicaragavan" w:id="35" w:date="2026-09-23T08:08:22Z"/>
              <w:sdt>
                <w:sdtPr>
                  <w:id w:val="-59802555"/>
                  <w:tag w:val="goog_rdk_992"/>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Register Page</w:delText>
                    </w:r>
                  </w:del>
                </w:sdtContent>
              </w:sdt>
              <w:del w:author="Monicaragavan" w:id="35" w:date="2026-09-23T08:08:22Z"/>
            </w:sdtContent>
          </w:sdt>
        </w:p>
      </w:sdtContent>
    </w:sdt>
    <w:sdt>
      <w:sdtPr>
        <w:id w:val="-2141159746"/>
        <w:tag w:val="goog_rdk_997"/>
      </w:sdtPr>
      <w:sdtContent>
        <w:p w:rsidR="00000000" w:rsidDel="00000000" w:rsidP="00000000" w:rsidRDefault="00000000" w:rsidRPr="00000000" w14:paraId="000000C8">
          <w:pPr>
            <w:spacing w:after="240" w:before="24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691160708"/>
              <w:tag w:val="goog_rdk_994"/>
            </w:sdtPr>
            <w:sdtContent>
              <w:del w:author="Monicaragavan" w:id="35" w:date="2026-09-23T08:08:22Z"/>
              <w:sdt>
                <w:sdtPr>
                  <w:id w:val="-1440843503"/>
                  <w:tag w:val="goog_rdk_99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b w:val="1"/>
                            <w:bCs w:val="1"/>
                            <w:color w:val="188038"/>
                          </w:rPr>
                        </w:rPrChange>
                      </w:rPr>
                      <w:delText xml:space="preserve">/register</w:delText>
                    </w:r>
                  </w:del>
                </w:sdtContent>
              </w:sdt>
              <w:del w:author="Monicaragavan" w:id="35" w:date="2026-09-23T08:08:22Z">
                <w:sdt>
                  <w:sdtPr>
                    <w:id w:val="-971219607"/>
                    <w:tag w:val="goog_rdk_99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Handles new user registration by accepting and securely storing user credentials.</w:delText>
                    </w:r>
                  </w:sdtContent>
                </w:sdt>
              </w:del>
            </w:sdtContent>
          </w:sdt>
        </w:p>
      </w:sdtContent>
    </w:sdt>
    <w:sdt>
      <w:sdtPr>
        <w:id w:val="-422884119"/>
        <w:tag w:val="goog_rdk_1000"/>
      </w:sdtPr>
      <w:sdtContent>
        <w:p w:rsidR="00000000" w:rsidDel="00000000" w:rsidP="00000000" w:rsidRDefault="00000000" w:rsidRPr="00000000" w14:paraId="000000C9">
          <w:pPr>
            <w:spacing w:after="240" w:before="24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903629969"/>
              <w:tag w:val="goog_rdk_998"/>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rPr>
                    </w:rPrChange>
                  </w:rPr>
                  <w:drawing>
                    <wp:inline distB="114300" distT="114300" distL="114300" distR="114300">
                      <wp:extent cx="5731200" cy="2209800"/>
                      <wp:effectExtent b="0" l="0" r="0" t="0"/>
                      <wp:docPr id="195"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5731200" cy="2209800"/>
                              </a:xfrm>
                              <a:prstGeom prst="rect"/>
                              <a:ln/>
                            </pic:spPr>
                          </pic:pic>
                        </a:graphicData>
                      </a:graphic>
                    </wp:inline>
                  </w:drawing>
                </w:r>
              </w:del>
              <w:sdt>
                <w:sdtPr>
                  <w:id w:val="-811420720"/>
                  <w:tag w:val="goog_rdk_999"/>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br w:type="textWrapping"/>
                    </w:r>
                  </w:del>
                </w:sdtContent>
              </w:sdt>
              <w:del w:author="Monicaragavan" w:id="35" w:date="2026-09-23T08:08:22Z"/>
            </w:sdtContent>
          </w:sdt>
        </w:p>
      </w:sdtContent>
    </w:sdt>
    <w:sdt>
      <w:sdtPr>
        <w:id w:val="1885030911"/>
        <w:tag w:val="goog_rdk_1003"/>
      </w:sdtPr>
      <w:sdtContent>
        <w:p w:rsidR="00000000" w:rsidDel="00000000" w:rsidP="00000000" w:rsidRDefault="00000000" w:rsidRPr="00000000" w14:paraId="000000CA">
          <w:pPr>
            <w:numPr>
              <w:ilvl w:val="0"/>
              <w:numId w:val="20"/>
            </w:numPr>
            <w:spacing w:after="240" w:before="240" w:line="240" w:lineRule="auto"/>
            <w:ind w:left="720" w:hanging="360"/>
            <w:rPr>
              <w:del w:author="Monicaragavan" w:id="35" w:date="2026-09-23T08:08:22Z"/>
              <w:rFonts w:ascii="Cambria" w:cs="Cambria" w:eastAsia="Cambria" w:hAnsi="Cambria"/>
              <w:strike w:val="1"/>
              <w:rPrChange w:author="Deepii Deepa" w:id="23" w:date="2026-09-23T12:38:09Z">
                <w:rPr>
                  <w:rFonts w:ascii="Cambria" w:cs="Cambria" w:eastAsia="Cambria" w:hAnsi="Cambria"/>
                </w:rPr>
              </w:rPrChange>
            </w:rPr>
            <w:pPrChange w:author="Deepii Deepa" w:id="0" w:date="2026-09-23T12:38:09Z">
              <w:pPr>
                <w:numPr>
                  <w:ilvl w:val="0"/>
                  <w:numId w:val="20"/>
                </w:numPr>
                <w:spacing w:after="240" w:before="240" w:line="240" w:lineRule="auto"/>
                <w:ind w:left="720" w:hanging="360"/>
              </w:pPr>
            </w:pPrChange>
          </w:pPr>
          <w:sdt>
            <w:sdtPr>
              <w:id w:val="1754782976"/>
              <w:tag w:val="goog_rdk_1001"/>
            </w:sdtPr>
            <w:sdtContent>
              <w:del w:author="Monicaragavan" w:id="35" w:date="2026-09-23T08:08:22Z"/>
              <w:sdt>
                <w:sdtPr>
                  <w:id w:val="-799779661"/>
                  <w:tag w:val="goog_rdk_1002"/>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Logout Page</w:delText>
                    </w:r>
                  </w:del>
                </w:sdtContent>
              </w:sdt>
              <w:del w:author="Monicaragavan" w:id="35" w:date="2026-09-23T08:08:22Z"/>
            </w:sdtContent>
          </w:sdt>
        </w:p>
      </w:sdtContent>
    </w:sdt>
    <w:sdt>
      <w:sdtPr>
        <w:id w:val="440855663"/>
        <w:tag w:val="goog_rdk_1007"/>
      </w:sdtPr>
      <w:sdtContent>
        <w:p w:rsidR="00000000" w:rsidDel="00000000" w:rsidP="00000000" w:rsidRDefault="00000000" w:rsidRPr="00000000" w14:paraId="000000CB">
          <w:pPr>
            <w:spacing w:after="240" w:before="24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495781827"/>
              <w:tag w:val="goog_rdk_1004"/>
            </w:sdtPr>
            <w:sdtContent>
              <w:del w:author="Monicaragavan" w:id="35" w:date="2026-09-23T08:08:22Z"/>
              <w:sdt>
                <w:sdtPr>
                  <w:id w:val="420421859"/>
                  <w:tag w:val="goog_rdk_100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b w:val="1"/>
                            <w:bCs w:val="1"/>
                            <w:color w:val="188038"/>
                          </w:rPr>
                        </w:rPrChange>
                      </w:rPr>
                      <w:delText xml:space="preserve">/logout</w:delText>
                    </w:r>
                  </w:del>
                </w:sdtContent>
              </w:sdt>
              <w:del w:author="Monicaragavan" w:id="35" w:date="2026-09-23T08:08:22Z">
                <w:sdt>
                  <w:sdtPr>
                    <w:id w:val="-1163256973"/>
                    <w:tag w:val="goog_rdk_100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Terminates the current user session and redirects to the login page.</w:delText>
                    </w:r>
                  </w:sdtContent>
                </w:sdt>
              </w:del>
            </w:sdtContent>
          </w:sdt>
        </w:p>
      </w:sdtContent>
    </w:sdt>
    <w:sdt>
      <w:sdtPr>
        <w:id w:val="-1933249511"/>
        <w:tag w:val="goog_rdk_1010"/>
      </w:sdtPr>
      <w:sdtContent>
        <w:p w:rsidR="00000000" w:rsidDel="00000000" w:rsidP="00000000" w:rsidRDefault="00000000" w:rsidRPr="00000000" w14:paraId="000000CC">
          <w:pPr>
            <w:spacing w:after="240" w:before="240" w:lin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714624193"/>
              <w:tag w:val="goog_rdk_1008"/>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rPr>
                    </w:rPrChange>
                  </w:rPr>
                  <w:drawing>
                    <wp:inline distB="114300" distT="114300" distL="114300" distR="114300">
                      <wp:extent cx="5731200" cy="3454400"/>
                      <wp:effectExtent b="0" l="0" r="0" t="0"/>
                      <wp:docPr id="196" name="image37.png"/>
                      <a:graphic>
                        <a:graphicData uri="http://schemas.openxmlformats.org/drawingml/2006/picture">
                          <pic:pic>
                            <pic:nvPicPr>
                              <pic:cNvPr id="0" name="image37.png"/>
                              <pic:cNvPicPr preferRelativeResize="0"/>
                            </pic:nvPicPr>
                            <pic:blipFill>
                              <a:blip r:embed="rId36"/>
                              <a:srcRect b="0" l="0" r="0" t="0"/>
                              <a:stretch>
                                <a:fillRect/>
                              </a:stretch>
                            </pic:blipFill>
                            <pic:spPr>
                              <a:xfrm>
                                <a:off x="0" y="0"/>
                                <a:ext cx="5731200" cy="3454400"/>
                              </a:xfrm>
                              <a:prstGeom prst="rect"/>
                              <a:ln/>
                            </pic:spPr>
                          </pic:pic>
                        </a:graphicData>
                      </a:graphic>
                    </wp:inline>
                  </w:drawing>
                </w:r>
              </w:del>
              <w:sdt>
                <w:sdtPr>
                  <w:id w:val="427442943"/>
                  <w:tag w:val="goog_rdk_1009"/>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br w:type="textWrapping"/>
                    </w:r>
                  </w:del>
                </w:sdtContent>
              </w:sdt>
              <w:del w:author="Monicaragavan" w:id="35" w:date="2026-09-23T08:08:22Z"/>
            </w:sdtContent>
          </w:sdt>
        </w:p>
      </w:sdtContent>
    </w:sdt>
    <w:sdt>
      <w:sdtPr>
        <w:id w:val="259466245"/>
        <w:tag w:val="goog_rdk_1013"/>
      </w:sdtPr>
      <w:sdtContent>
        <w:p w:rsidR="00000000" w:rsidDel="00000000" w:rsidP="00000000" w:rsidRDefault="00000000" w:rsidRPr="00000000" w14:paraId="000000CD">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rPr>
              </w:rPrChange>
            </w:rPr>
          </w:pPr>
          <w:sdt>
            <w:sdtPr>
              <w:id w:val="-1191683614"/>
              <w:tag w:val="goog_rdk_1011"/>
            </w:sdtPr>
            <w:sdtContent>
              <w:del w:author="Monicaragavan" w:id="35" w:date="2026-09-23T08:08:22Z"/>
              <w:sdt>
                <w:sdtPr>
                  <w:id w:val="-1940626222"/>
                  <w:tag w:val="goog_rdk_1012"/>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Activity 2.4: Ensure modular code structure</w:delText>
                    </w:r>
                  </w:del>
                </w:sdtContent>
              </w:sdt>
              <w:del w:author="Monicaragavan" w:id="35" w:date="2026-09-23T08:08:22Z"/>
            </w:sdtContent>
          </w:sdt>
        </w:p>
      </w:sdtContent>
    </w:sdt>
    <w:sdt>
      <w:sdtPr>
        <w:id w:val="1777773122"/>
        <w:tag w:val="goog_rdk_1018"/>
      </w:sdtPr>
      <w:sdtContent>
        <w:p w:rsidR="00000000" w:rsidDel="00000000" w:rsidP="00000000" w:rsidRDefault="00000000" w:rsidRPr="00000000" w14:paraId="000000CE">
          <w:pPr>
            <w:numPr>
              <w:ilvl w:val="0"/>
              <w:numId w:val="21"/>
            </w:numPr>
            <w:spacing w:after="240" w:before="240" w:line="240" w:lineRule="auto"/>
            <w:ind w:left="720" w:hanging="360"/>
            <w:rPr>
              <w:del w:author="Monicaragavan" w:id="35" w:date="2026-09-23T08:08:22Z"/>
              <w:strike w:val="1"/>
              <w:sz w:val="24"/>
              <w:szCs w:val="24"/>
              <w:rPrChange w:author="Deepii Deepa" w:id="23" w:date="2026-09-23T12:38:09Z">
                <w:rPr>
                  <w:sz w:val="24"/>
                  <w:szCs w:val="24"/>
                  <w:u w:val="none"/>
                </w:rPr>
              </w:rPrChange>
            </w:rPr>
            <w:pPrChange w:author="Deepii Deepa" w:id="0" w:date="2026-09-23T12:38:09Z">
              <w:pPr>
                <w:numPr>
                  <w:ilvl w:val="0"/>
                  <w:numId w:val="21"/>
                </w:numPr>
                <w:spacing w:after="240" w:before="240" w:line="240" w:lineRule="auto"/>
                <w:ind w:left="720" w:hanging="360"/>
              </w:pPr>
            </w:pPrChange>
          </w:pPr>
          <w:sdt>
            <w:sdtPr>
              <w:id w:val="-2101151675"/>
              <w:tag w:val="goog_rdk_1014"/>
            </w:sdtPr>
            <w:sdtContent>
              <w:del w:author="Monicaragavan" w:id="35" w:date="2026-09-23T08:08:22Z"/>
              <w:sdt>
                <w:sdtPr>
                  <w:id w:val="-207175682"/>
                  <w:tag w:val="goog_rdk_101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b w:val="1"/>
                            <w:bCs w:val="1"/>
                            <w:color w:val="188038"/>
                            <w:sz w:val="24"/>
                            <w:szCs w:val="24"/>
                          </w:rPr>
                        </w:rPrChange>
                      </w:rPr>
                      <w:delText xml:space="preserve">/token</w:delText>
                    </w:r>
                  </w:del>
                </w:sdtContent>
              </w:sdt>
              <w:del w:author="Monicaragavan" w:id="35" w:date="2026-09-23T08:08:22Z">
                <w:sdt>
                  <w:sdtPr>
                    <w:id w:val="1790746324"/>
                    <w:tag w:val="goog_rdk_101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Issues a secure JWT token after successful authentication, enabling authorized access to protected API routes.</w:delText>
                    </w:r>
                  </w:sdtContent>
                </w:sdt>
                <w:sdt>
                  <w:sdtPr>
                    <w:id w:val="1276655139"/>
                    <w:tag w:val="goog_rdk_1017"/>
                  </w:sdtPr>
                  <w:sdtContent>
                    <w:r w:rsidDel="00000000" w:rsidR="00000000" w:rsidRPr="00000000">
                      <w:rPr>
                        <w:rtl w:val="0"/>
                      </w:rPr>
                    </w:r>
                  </w:sdtContent>
                </w:sdt>
              </w:del>
            </w:sdtContent>
          </w:sdt>
        </w:p>
      </w:sdtContent>
    </w:sdt>
    <w:sdt>
      <w:sdtPr>
        <w:id w:val="-7913191"/>
        <w:tag w:val="goog_rdk_1021"/>
      </w:sdtPr>
      <w:sdtContent>
        <w:p w:rsidR="00000000" w:rsidDel="00000000" w:rsidP="00000000" w:rsidRDefault="00000000" w:rsidRPr="00000000" w14:paraId="000000CF">
          <w:pPr>
            <w:spacing w:after="280" w:before="280" w:line="240" w:lineRule="auto"/>
            <w:jc w:val="center"/>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2101743118"/>
              <w:tag w:val="goog_rdk_1019"/>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734050" cy="3801677"/>
                      <wp:effectExtent b="0" l="0" r="0" t="0"/>
                      <wp:docPr id="197" name="image46.png"/>
                      <a:graphic>
                        <a:graphicData uri="http://schemas.openxmlformats.org/drawingml/2006/picture">
                          <pic:pic>
                            <pic:nvPicPr>
                              <pic:cNvPr id="0" name="image46.png"/>
                              <pic:cNvPicPr preferRelativeResize="0"/>
                            </pic:nvPicPr>
                            <pic:blipFill>
                              <a:blip r:embed="rId37"/>
                              <a:srcRect b="0" l="0" r="0" t="0"/>
                              <a:stretch>
                                <a:fillRect/>
                              </a:stretch>
                            </pic:blipFill>
                            <pic:spPr>
                              <a:xfrm>
                                <a:off x="0" y="0"/>
                                <a:ext cx="5734050" cy="3801677"/>
                              </a:xfrm>
                              <a:prstGeom prst="rect"/>
                              <a:ln/>
                            </pic:spPr>
                          </pic:pic>
                        </a:graphicData>
                      </a:graphic>
                    </wp:inline>
                  </w:drawing>
                </w:r>
              </w:del>
              <w:sdt>
                <w:sdtPr>
                  <w:id w:val="2038579275"/>
                  <w:tag w:val="goog_rdk_102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962256580"/>
        <w:tag w:val="goog_rdk_1024"/>
      </w:sdtPr>
      <w:sdtContent>
        <w:p w:rsidR="00000000" w:rsidDel="00000000" w:rsidP="00000000" w:rsidRDefault="00000000" w:rsidRPr="00000000" w14:paraId="000000D0">
          <w:pPr>
            <w:spacing w:after="280" w:before="280" w:line="240" w:lineRule="auto"/>
            <w:jc w:val="center"/>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271652810"/>
              <w:tag w:val="goog_rdk_1022"/>
            </w:sdtPr>
            <w:sdtContent>
              <w:del w:author="Monicaragavan" w:id="35" w:date="2026-09-23T08:08:22Z"/>
              <w:sdt>
                <w:sdtPr>
                  <w:id w:val="-2092962154"/>
                  <w:tag w:val="goog_rdk_102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14092877"/>
        <w:tag w:val="goog_rdk_1029"/>
      </w:sdtPr>
      <w:sdtContent>
        <w:p w:rsidR="00000000" w:rsidDel="00000000" w:rsidP="00000000" w:rsidRDefault="00000000" w:rsidRPr="00000000" w14:paraId="000000D1">
          <w:pPr>
            <w:numPr>
              <w:ilvl w:val="0"/>
              <w:numId w:val="17"/>
            </w:numPr>
            <w:spacing w:after="0" w:before="280" w:line="240" w:lineRule="auto"/>
            <w:ind w:left="720" w:hanging="360"/>
            <w:rPr>
              <w:del w:author="Monicaragavan" w:id="35" w:date="2026-09-23T08:08:22Z"/>
              <w:strike w:val="1"/>
              <w:sz w:val="24"/>
              <w:szCs w:val="24"/>
              <w:rPrChange w:author="Deepii Deepa" w:id="23" w:date="2026-09-23T12:38:09Z">
                <w:rPr>
                  <w:sz w:val="24"/>
                  <w:szCs w:val="24"/>
                  <w:u w:val="none"/>
                </w:rPr>
              </w:rPrChange>
            </w:rPr>
            <w:pPrChange w:author="Deepii Deepa" w:id="0" w:date="2026-09-23T12:38:09Z">
              <w:pPr>
                <w:numPr>
                  <w:ilvl w:val="0"/>
                  <w:numId w:val="17"/>
                </w:numPr>
                <w:spacing w:after="0" w:before="280" w:line="240" w:lineRule="auto"/>
                <w:ind w:left="720" w:hanging="360"/>
              </w:pPr>
            </w:pPrChange>
          </w:pPr>
          <w:sdt>
            <w:sdtPr>
              <w:id w:val="-685079617"/>
              <w:tag w:val="goog_rdk_1025"/>
            </w:sdtPr>
            <w:sdtContent>
              <w:del w:author="Monicaragavan" w:id="35" w:date="2026-09-23T08:08:22Z"/>
              <w:sdt>
                <w:sdtPr>
                  <w:id w:val="-2340173"/>
                  <w:tag w:val="goog_rdk_1026"/>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b w:val="1"/>
                            <w:bCs w:val="1"/>
                            <w:color w:val="188038"/>
                            <w:sz w:val="24"/>
                            <w:szCs w:val="24"/>
                          </w:rPr>
                        </w:rPrChange>
                      </w:rPr>
                      <w:delText xml:space="preserve">/session-info</w:delText>
                    </w:r>
                  </w:del>
                </w:sdtContent>
              </w:sdt>
              <w:del w:author="Monicaragavan" w:id="35" w:date="2026-09-23T08:08:22Z">
                <w:sdt>
                  <w:sdtPr>
                    <w:id w:val="-653544042"/>
                    <w:tag w:val="goog_rdk_1027"/>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Retrieves metadata about the current user session, such as user ID and login status.</w:delText>
                    </w:r>
                  </w:sdtContent>
                </w:sdt>
                <w:sdt>
                  <w:sdtPr>
                    <w:id w:val="669834884"/>
                    <w:tag w:val="goog_rdk_1028"/>
                  </w:sdtPr>
                  <w:sdtContent>
                    <w:r w:rsidDel="00000000" w:rsidR="00000000" w:rsidRPr="00000000">
                      <w:rPr>
                        <w:rtl w:val="0"/>
                      </w:rPr>
                    </w:r>
                  </w:sdtContent>
                </w:sdt>
              </w:del>
            </w:sdtContent>
          </w:sdt>
        </w:p>
      </w:sdtContent>
    </w:sdt>
    <w:sdt>
      <w:sdtPr>
        <w:id w:val="-292375811"/>
        <w:tag w:val="goog_rdk_1034"/>
      </w:sdtPr>
      <w:sdtContent>
        <w:p w:rsidR="00000000" w:rsidDel="00000000" w:rsidP="00000000" w:rsidRDefault="00000000" w:rsidRPr="00000000" w14:paraId="000000D2">
          <w:pPr>
            <w:numPr>
              <w:ilvl w:val="0"/>
              <w:numId w:val="17"/>
            </w:numPr>
            <w:spacing w:after="280" w:before="0" w:line="240" w:lineRule="auto"/>
            <w:ind w:left="720" w:hanging="360"/>
            <w:rPr>
              <w:del w:author="Monicaragavan" w:id="35" w:date="2026-09-23T08:08:22Z"/>
              <w:strike w:val="1"/>
              <w:sz w:val="24"/>
              <w:szCs w:val="24"/>
              <w:rPrChange w:author="Deepii Deepa" w:id="23" w:date="2026-09-23T12:38:09Z">
                <w:rPr>
                  <w:sz w:val="24"/>
                  <w:szCs w:val="24"/>
                  <w:u w:val="none"/>
                </w:rPr>
              </w:rPrChange>
            </w:rPr>
            <w:pPrChange w:author="Deepii Deepa" w:id="0" w:date="2026-09-23T12:38:09Z">
              <w:pPr>
                <w:numPr>
                  <w:ilvl w:val="0"/>
                  <w:numId w:val="17"/>
                </w:numPr>
                <w:spacing w:after="280" w:before="0" w:line="240" w:lineRule="auto"/>
                <w:ind w:left="720" w:hanging="360"/>
              </w:pPr>
            </w:pPrChange>
          </w:pPr>
          <w:sdt>
            <w:sdtPr>
              <w:id w:val="-1311405732"/>
              <w:tag w:val="goog_rdk_1030"/>
            </w:sdtPr>
            <w:sdtContent>
              <w:del w:author="Monicaragavan" w:id="35" w:date="2026-09-23T08:08:22Z"/>
              <w:sdt>
                <w:sdtPr>
                  <w:id w:val="-413984827"/>
                  <w:tag w:val="goog_rdk_1031"/>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b w:val="1"/>
                            <w:bCs w:val="1"/>
                            <w:color w:val="188038"/>
                            <w:sz w:val="24"/>
                            <w:szCs w:val="24"/>
                          </w:rPr>
                        </w:rPrChange>
                      </w:rPr>
                      <w:delText xml:space="preserve">/session-data</w:delText>
                    </w:r>
                  </w:del>
                </w:sdtContent>
              </w:sdt>
              <w:del w:author="Monicaragavan" w:id="35" w:date="2026-09-23T08:08:22Z">
                <w:sdt>
                  <w:sdtPr>
                    <w:id w:val="1122931105"/>
                    <w:tag w:val="goog_rdk_1032"/>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Returns detailed session-specific data used for personalization and recommendation tracking.</w:delText>
                    </w:r>
                  </w:sdtContent>
                </w:sdt>
                <w:sdt>
                  <w:sdtPr>
                    <w:id w:val="-264000603"/>
                    <w:tag w:val="goog_rdk_1033"/>
                  </w:sdtPr>
                  <w:sdtContent>
                    <w:r w:rsidDel="00000000" w:rsidR="00000000" w:rsidRPr="00000000">
                      <w:rPr>
                        <w:rtl w:val="0"/>
                      </w:rPr>
                    </w:r>
                  </w:sdtContent>
                </w:sdt>
              </w:del>
            </w:sdtContent>
          </w:sdt>
        </w:p>
      </w:sdtContent>
    </w:sdt>
    <w:sdt>
      <w:sdtPr>
        <w:id w:val="-639584229"/>
        <w:tag w:val="goog_rdk_1037"/>
      </w:sdtPr>
      <w:sdtContent>
        <w:p w:rsidR="00000000" w:rsidDel="00000000" w:rsidP="00000000" w:rsidRDefault="00000000" w:rsidRPr="00000000" w14:paraId="000000D3">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1102793495"/>
              <w:tag w:val="goog_rdk_1035"/>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drawing>
                    <wp:inline distB="114300" distT="114300" distL="114300" distR="114300">
                      <wp:extent cx="5731200" cy="3708400"/>
                      <wp:effectExtent b="0" l="0" r="0" t="0"/>
                      <wp:docPr id="198" name="image56.png"/>
                      <a:graphic>
                        <a:graphicData uri="http://schemas.openxmlformats.org/drawingml/2006/picture">
                          <pic:pic>
                            <pic:nvPicPr>
                              <pic:cNvPr id="0" name="image56.png"/>
                              <pic:cNvPicPr preferRelativeResize="0"/>
                            </pic:nvPicPr>
                            <pic:blipFill>
                              <a:blip r:embed="rId38"/>
                              <a:srcRect b="0" l="0" r="0" t="0"/>
                              <a:stretch>
                                <a:fillRect/>
                              </a:stretch>
                            </pic:blipFill>
                            <pic:spPr>
                              <a:xfrm>
                                <a:off x="0" y="0"/>
                                <a:ext cx="5731200" cy="3708400"/>
                              </a:xfrm>
                              <a:prstGeom prst="rect"/>
                              <a:ln/>
                            </pic:spPr>
                          </pic:pic>
                        </a:graphicData>
                      </a:graphic>
                    </wp:inline>
                  </w:drawing>
                </w:r>
              </w:del>
              <w:sdt>
                <w:sdtPr>
                  <w:id w:val="1950909868"/>
                  <w:tag w:val="goog_rdk_103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6100474"/>
        <w:tag w:val="goog_rdk_1040"/>
      </w:sdtPr>
      <w:sdtContent>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570673359"/>
              <w:tag w:val="goog_rdk_1038"/>
            </w:sdtPr>
            <w:sdtContent>
              <w:del w:author="Monicaragavan" w:id="35" w:date="2026-09-23T08:08:22Z"/>
              <w:sdt>
                <w:sdtPr>
                  <w:id w:val="454375765"/>
                  <w:tag w:val="goog_rdk_1039"/>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029137904"/>
        <w:tag w:val="goog_rdk_1043"/>
      </w:sdtPr>
      <w:sdtContent>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070214727"/>
              <w:tag w:val="goog_rdk_1041"/>
            </w:sdtPr>
            <w:sdtContent>
              <w:del w:author="Monicaragavan" w:id="35" w:date="2026-09-23T08:08:22Z"/>
              <w:sdt>
                <w:sdtPr>
                  <w:id w:val="-1493363456"/>
                  <w:tag w:val="goog_rdk_104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024659326"/>
        <w:tag w:val="goog_rdk_1049"/>
      </w:sdtPr>
      <w:sdtContent>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70" w:date="2026-09-22T00:15:29Z"/>
              <w:del w:author="Monicaragavan" w:id="35" w:date="2026-09-23T08:08:22Z"/>
              <w:rFonts w:ascii="Cambria" w:cs="Cambria" w:eastAsia="Cambria" w:hAnsi="Cambria"/>
              <w:strike w:val="1"/>
              <w:sz w:val="24"/>
              <w:szCs w:val="24"/>
              <w:rPrChange w:author="Deepii Deepa" w:id="23" w:date="2026-09-23T12:38:09Z">
                <w:rPr>
                  <w:rFonts w:ascii="Cambria" w:cs="Cambria" w:eastAsia="Cambria" w:hAnsi="Cambria"/>
                  <w:sz w:val="24"/>
                  <w:szCs w:val="24"/>
                </w:rPr>
              </w:rPrChange>
            </w:rPr>
            <w:pPrChange w:author="Deepii Deepa" w:id="0" w:date="2026-09-23T12:38:09Z">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964803581"/>
              <w:tag w:val="goog_rdk_1046"/>
            </w:sdtPr>
            <w:sdtContent>
              <w:ins w:author="Pradeep" w:id="70" w:date="2026-09-22T00:15:29Z">
                <w:sdt>
                  <w:sdtPr>
                    <w:id w:val="-257961139"/>
                    <w:tag w:val="goog_rdk_1047"/>
                  </w:sdtPr>
                  <w:sdtContent>
                    <w:del w:author="Monicaragavan" w:id="35" w:date="2026-09-23T08:08:22Z"/>
                  </w:sdtContent>
                </w:sdt>
              </w:ins>
              <w:sdt>
                <w:sdtPr>
                  <w:id w:val="1549009668"/>
                  <w:tag w:val="goog_rdk_1048"/>
                </w:sdtPr>
                <w:sdtContent>
                  <w:ins w:author="Pradeep" w:id="70" w:date="2026-09-22T00:15:29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Built actual project functionality</w:delText>
                      </w:r>
                    </w:del>
                  </w:ins>
                </w:sdtContent>
              </w:sdt>
              <w:ins w:author="Pradeep" w:id="70" w:date="2026-09-22T00:15:29Z">
                <w:del w:author="Monicaragavan" w:id="35" w:date="2026-09-23T08:08:22Z"/>
              </w:ins>
            </w:sdtContent>
          </w:sdt>
        </w:p>
      </w:sdtContent>
    </w:sdt>
    <w:sdt>
      <w:sdtPr>
        <w:id w:val="2110594845"/>
        <w:tag w:val="goog_rdk_1057"/>
      </w:sdtPr>
      <w:sdtContent>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strike w:val="1"/>
              <w:rPrChange w:author="Deepii Deepa" w:id="23" w:date="2026-09-23T12:38:09Z">
                <w:rPr>
                  <w:rFonts w:ascii="Cambria" w:cs="Cambria" w:eastAsia="Cambria" w:hAnsi="Cambria"/>
                  <w:sz w:val="24"/>
                  <w:szCs w:val="24"/>
                </w:rPr>
              </w:rPrChange>
            </w:rPr>
            <w:pPrChange w:author="Deepii Deepa" w:id="0" w:date="2026-09-23T12:38:09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478701449"/>
              <w:tag w:val="goog_rdk_1050"/>
            </w:sdtPr>
            <w:sdtContent>
              <w:ins w:author="Pradeep" w:id="70" w:date="2026-09-22T00:15:29Z">
                <w:sdt>
                  <w:sdtPr>
                    <w:id w:val="-1787380561"/>
                    <w:tag w:val="goog_rdk_1051"/>
                  </w:sdtPr>
                  <w:sdtContent>
                    <w:del w:author="Monicaragavan" w:id="35" w:date="2026-09-23T08:08:22Z"/>
                  </w:sdtContent>
                </w:sdt>
              </w:ins>
              <w:sdt>
                <w:sdtPr>
                  <w:id w:val="1611513827"/>
                  <w:tag w:val="goog_rdk_1052"/>
                </w:sdtPr>
                <w:sdtContent>
                  <w:ins w:author="Pradeep" w:id="70" w:date="2026-09-22T00:15:29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Home,Party,jewelry-each have </w:delText>
                      </w:r>
                    </w:del>
                  </w:ins>
                </w:sdtContent>
              </w:sdt>
              <w:ins w:author="Pradeep" w:id="70" w:date="2026-09-22T00:15:29Z">
                <w:del w:author="Monicaragavan" w:id="35" w:date="2026-09-23T08:08:22Z">
                  <w:sdt>
                    <w:sdtPr>
                      <w:id w:val="-877596806"/>
                      <w:tag w:val="goog_rdk_1053"/>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separate</w:delText>
                      </w:r>
                    </w:sdtContent>
                  </w:sdt>
                  <w:sdt>
                    <w:sdtPr>
                      <w:id w:val="1547517018"/>
                      <w:tag w:val="goog_rdk_105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logic</w:delText>
                      </w:r>
                    </w:sdtContent>
                  </w:sdt>
                </w:del>
              </w:ins>
            </w:sdtContent>
          </w:sdt>
          <w:sdt>
            <w:sdtPr>
              <w:id w:val="-954921790"/>
              <w:tag w:val="goog_rdk_1055"/>
            </w:sdtPr>
            <w:sdtContent>
              <w:del w:author="Monicaragavan" w:id="35" w:date="2026-09-23T08:08:22Z"/>
              <w:sdt>
                <w:sdtPr>
                  <w:id w:val="272149717"/>
                  <w:tag w:val="goog_rdk_105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17939566"/>
        <w:tag w:val="goog_rdk_1067"/>
      </w:sdtPr>
      <w:sdtContent>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71" w:date="2026-09-22T00:17:14Z"/>
              <w:del w:author="Monicaragavan" w:id="35" w:date="2026-09-23T08:08:22Z"/>
              <w:rFonts w:ascii="Cambria" w:cs="Cambria" w:eastAsia="Cambria" w:hAnsi="Cambria"/>
              <w:strike w:val="1"/>
              <w:sz w:val="24"/>
              <w:szCs w:val="24"/>
              <w:rPrChange w:author="Deepii Deepa" w:id="23" w:date="2026-09-23T12:38:09Z">
                <w:rPr>
                  <w:rFonts w:ascii="Cambria" w:cs="Cambria" w:eastAsia="Cambria" w:hAnsi="Cambria"/>
                  <w:sz w:val="24"/>
                  <w:szCs w:val="24"/>
                </w:rPr>
              </w:rPrChange>
            </w:rPr>
            <w:pPrChange w:author="Deepii Deepa" w:id="0" w:date="2026-09-23T12:38:09Z">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213465001"/>
              <w:tag w:val="goog_rdk_1060"/>
            </w:sdtPr>
            <w:sdtContent>
              <w:ins w:author="Pradeep" w:id="70" w:date="2026-09-22T00:15:29Z">
                <w:sdt>
                  <w:sdtPr>
                    <w:id w:val="-662233821"/>
                    <w:tag w:val="goog_rdk_1061"/>
                  </w:sdtPr>
                  <w:sdtContent>
                    <w:del w:author="Monicaragavan" w:id="35" w:date="2026-09-23T08:08:22Z"/>
                  </w:sdtContent>
                </w:sdt>
              </w:ins>
              <w:sdt>
                <w:sdtPr>
                  <w:id w:val="1310620558"/>
                  <w:tag w:val="goog_rdk_1062"/>
                </w:sdtPr>
                <w:sdtContent>
                  <w:ins w:author="Pradeep" w:id="70" w:date="2026-09-22T00:15:29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Codes are given</w:delText>
                      </w:r>
                    </w:del>
                  </w:ins>
                </w:sdtContent>
              </w:sdt>
              <w:ins w:author="Pradeep" w:id="70" w:date="2026-09-22T00:15:29Z">
                <w:del w:author="Monicaragavan" w:id="35" w:date="2026-09-23T08:08:22Z"/>
              </w:ins>
            </w:sdtContent>
          </w:sdt>
          <w:sdt>
            <w:sdtPr>
              <w:id w:val="1200924684"/>
              <w:tag w:val="goog_rdk_1063"/>
            </w:sdtPr>
            <w:sdtContent>
              <w:del w:author="Monicaragavan" w:id="35" w:date="2026-09-23T08:08:22Z"/>
            </w:sdtContent>
          </w:sdt>
          <w:sdt>
            <w:sdtPr>
              <w:id w:val="2127113243"/>
              <w:tag w:val="goog_rdk_1064"/>
            </w:sdtPr>
            <w:sdtContent>
              <w:ins w:author="Pradeep" w:id="71" w:date="2026-09-22T00:17:14Z">
                <w:sdt>
                  <w:sdtPr>
                    <w:id w:val="536539894"/>
                    <w:tag w:val="goog_rdk_1065"/>
                  </w:sdtPr>
                  <w:sdtContent>
                    <w:del w:author="Monicaragavan" w:id="35" w:date="2026-09-23T08:08:22Z"/>
                  </w:sdtContent>
                </w:sdt>
              </w:ins>
              <w:sdt>
                <w:sdtPr>
                  <w:id w:val="396264643"/>
                  <w:tag w:val="goog_rdk_1066"/>
                </w:sdtPr>
                <w:sdtContent>
                  <w:ins w:author="Pradeep" w:id="71" w:date="2026-09-22T00:17:14Z">
                    <w:del w:author="Monicaragavan" w:id="35" w:date="2026-09-23T08:08:22Z">
                      <w:r w:rsidDel="00000000" w:rsidR="00000000" w:rsidRPr="00000000">
                        <w:rPr>
                          <w:rtl w:val="0"/>
                        </w:rPr>
                      </w:r>
                    </w:del>
                  </w:ins>
                </w:sdtContent>
              </w:sdt>
              <w:ins w:author="Pradeep" w:id="71" w:date="2026-09-22T00:17:14Z">
                <w:del w:author="Monicaragavan" w:id="35" w:date="2026-09-23T08:08:22Z"/>
              </w:ins>
            </w:sdtContent>
          </w:sdt>
        </w:p>
      </w:sdtContent>
    </w:sdt>
    <w:sdt>
      <w:sdtPr>
        <w:id w:val="-755355207"/>
        <w:tag w:val="goog_rdk_1071"/>
      </w:sdtPr>
      <w:sdtContent>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71" w:date="2026-09-22T00:17:14Z"/>
              <w:del w:author="Monicaragavan" w:id="35" w:date="2026-09-23T08:08:22Z"/>
              <w:rFonts w:ascii="Cambria" w:cs="Cambria" w:eastAsia="Cambria" w:hAnsi="Cambria"/>
              <w:strike w:val="1"/>
              <w:sz w:val="24"/>
              <w:szCs w:val="24"/>
              <w:rPrChange w:author="Deepii Deepa" w:id="23" w:date="2026-09-23T12:38:09Z">
                <w:rPr>
                  <w:rFonts w:ascii="Cambria" w:cs="Cambria" w:eastAsia="Cambria" w:hAnsi="Cambria"/>
                  <w:sz w:val="24"/>
                  <w:szCs w:val="24"/>
                </w:rPr>
              </w:rPrChange>
            </w:rPr>
            <w:pPrChange w:author="Deepii Deepa" w:id="0" w:date="2026-09-23T12:38:09Z">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35337639"/>
              <w:tag w:val="goog_rdk_1068"/>
            </w:sdtPr>
            <w:sdtContent>
              <w:ins w:author="Pradeep" w:id="71" w:date="2026-09-22T00:17:14Z">
                <w:sdt>
                  <w:sdtPr>
                    <w:id w:val="113787734"/>
                    <w:tag w:val="goog_rdk_1069"/>
                  </w:sdtPr>
                  <w:sdtContent>
                    <w:del w:author="Monicaragavan" w:id="35" w:date="2026-09-23T08:08:22Z"/>
                  </w:sdtContent>
                </w:sdt>
              </w:ins>
              <w:sdt>
                <w:sdtPr>
                  <w:id w:val="1865539493"/>
                  <w:tag w:val="goog_rdk_1070"/>
                </w:sdtPr>
                <w:sdtContent>
                  <w:ins w:author="Pradeep" w:id="71" w:date="2026-09-22T00:17:1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Routings-What can execute according to the request</w:delText>
                      </w:r>
                    </w:del>
                  </w:ins>
                </w:sdtContent>
              </w:sdt>
              <w:ins w:author="Pradeep" w:id="71" w:date="2026-09-22T00:17:14Z">
                <w:del w:author="Monicaragavan" w:id="35" w:date="2026-09-23T08:08:22Z"/>
              </w:ins>
            </w:sdtContent>
          </w:sdt>
        </w:p>
      </w:sdtContent>
    </w:sdt>
    <w:sdt>
      <w:sdtPr>
        <w:id w:val="-627845651"/>
        <w:tag w:val="goog_rdk_1075"/>
      </w:sdtPr>
      <w:sdtContent>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71" w:date="2026-09-22T00:17:14Z"/>
              <w:del w:author="Monicaragavan" w:id="35" w:date="2026-09-23T08:08:22Z"/>
              <w:rFonts w:ascii="Cambria" w:cs="Cambria" w:eastAsia="Cambria" w:hAnsi="Cambria"/>
              <w:strike w:val="1"/>
              <w:sz w:val="24"/>
              <w:szCs w:val="24"/>
              <w:rPrChange w:author="Deepii Deepa" w:id="23" w:date="2026-09-23T12:38:09Z">
                <w:rPr>
                  <w:rFonts w:ascii="Cambria" w:cs="Cambria" w:eastAsia="Cambria" w:hAnsi="Cambria"/>
                  <w:sz w:val="24"/>
                  <w:szCs w:val="24"/>
                </w:rPr>
              </w:rPrChange>
            </w:rPr>
            <w:pPrChange w:author="Deepii Deepa" w:id="0" w:date="2026-09-23T12:38:09Z">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059536713"/>
              <w:tag w:val="goog_rdk_1072"/>
            </w:sdtPr>
            <w:sdtContent>
              <w:ins w:author="Pradeep" w:id="71" w:date="2026-09-22T00:17:14Z">
                <w:sdt>
                  <w:sdtPr>
                    <w:id w:val="-385674849"/>
                    <w:tag w:val="goog_rdk_1073"/>
                  </w:sdtPr>
                  <w:sdtContent>
                    <w:del w:author="Monicaragavan" w:id="35" w:date="2026-09-23T08:08:22Z"/>
                  </w:sdtContent>
                </w:sdt>
              </w:ins>
              <w:sdt>
                <w:sdtPr>
                  <w:id w:val="843894172"/>
                  <w:tag w:val="goog_rdk_1074"/>
                </w:sdtPr>
                <w:sdtContent>
                  <w:ins w:author="Pradeep" w:id="71" w:date="2026-09-22T00:17:1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Login page-Existing user</w:delText>
                      </w:r>
                    </w:del>
                  </w:ins>
                </w:sdtContent>
              </w:sdt>
              <w:ins w:author="Pradeep" w:id="71" w:date="2026-09-22T00:17:14Z">
                <w:del w:author="Monicaragavan" w:id="35" w:date="2026-09-23T08:08:22Z"/>
              </w:ins>
            </w:sdtContent>
          </w:sdt>
        </w:p>
      </w:sdtContent>
    </w:sdt>
    <w:sdt>
      <w:sdtPr>
        <w:id w:val="397132298"/>
        <w:tag w:val="goog_rdk_1079"/>
      </w:sdtPr>
      <w:sdtContent>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71" w:date="2026-09-22T00:17:14Z"/>
              <w:del w:author="Monicaragavan" w:id="35" w:date="2026-09-23T08:08:22Z"/>
              <w:rFonts w:ascii="Cambria" w:cs="Cambria" w:eastAsia="Cambria" w:hAnsi="Cambria"/>
              <w:strike w:val="1"/>
              <w:sz w:val="24"/>
              <w:szCs w:val="24"/>
              <w:rPrChange w:author="Deepii Deepa" w:id="23" w:date="2026-09-23T12:38:09Z">
                <w:rPr>
                  <w:rFonts w:ascii="Cambria" w:cs="Cambria" w:eastAsia="Cambria" w:hAnsi="Cambria"/>
                  <w:sz w:val="24"/>
                  <w:szCs w:val="24"/>
                </w:rPr>
              </w:rPrChange>
            </w:rPr>
            <w:pPrChange w:author="Deepii Deepa" w:id="0" w:date="2026-09-23T12:38:09Z">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464523024"/>
              <w:tag w:val="goog_rdk_1076"/>
            </w:sdtPr>
            <w:sdtContent>
              <w:ins w:author="Pradeep" w:id="71" w:date="2026-09-22T00:17:14Z">
                <w:sdt>
                  <w:sdtPr>
                    <w:id w:val="1071522106"/>
                    <w:tag w:val="goog_rdk_1077"/>
                  </w:sdtPr>
                  <w:sdtContent>
                    <w:del w:author="Monicaragavan" w:id="35" w:date="2026-09-23T08:08:22Z"/>
                  </w:sdtContent>
                </w:sdt>
              </w:ins>
              <w:sdt>
                <w:sdtPr>
                  <w:id w:val="1544998685"/>
                  <w:tag w:val="goog_rdk_1078"/>
                </w:sdtPr>
                <w:sdtContent>
                  <w:ins w:author="Pradeep" w:id="71" w:date="2026-09-22T00:17:1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Register page-New user</w:delText>
                      </w:r>
                    </w:del>
                  </w:ins>
                </w:sdtContent>
              </w:sdt>
              <w:ins w:author="Pradeep" w:id="71" w:date="2026-09-22T00:17:14Z">
                <w:del w:author="Monicaragavan" w:id="35" w:date="2026-09-23T08:08:22Z"/>
              </w:ins>
            </w:sdtContent>
          </w:sdt>
        </w:p>
      </w:sdtContent>
    </w:sdt>
    <w:sdt>
      <w:sdtPr>
        <w:id w:val="-1999723916"/>
        <w:tag w:val="goog_rdk_1085"/>
      </w:sdtPr>
      <w:sdtContent>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strike w:val="1"/>
              <w:rPrChange w:author="Deepii Deepa" w:id="23" w:date="2026-09-23T12:38:09Z">
                <w:rPr>
                  <w:rFonts w:ascii="Cambria" w:cs="Cambria" w:eastAsia="Cambria" w:hAnsi="Cambria"/>
                  <w:sz w:val="24"/>
                  <w:szCs w:val="24"/>
                </w:rPr>
              </w:rPrChange>
            </w:rPr>
            <w:pPrChange w:author="Deepii Deepa" w:id="0" w:date="2026-09-23T12:38:09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50302299"/>
              <w:tag w:val="goog_rdk_1080"/>
            </w:sdtPr>
            <w:sdtContent>
              <w:ins w:author="Pradeep" w:id="71" w:date="2026-09-22T00:17:14Z">
                <w:sdt>
                  <w:sdtPr>
                    <w:id w:val="-529346057"/>
                    <w:tag w:val="goog_rdk_1081"/>
                  </w:sdtPr>
                  <w:sdtContent>
                    <w:del w:author="Monicaragavan" w:id="35" w:date="2026-09-23T08:08:22Z"/>
                  </w:sdtContent>
                </w:sdt>
              </w:ins>
              <w:sdt>
                <w:sdtPr>
                  <w:id w:val="-729894790"/>
                  <w:tag w:val="goog_rdk_1082"/>
                </w:sdtPr>
                <w:sdtContent>
                  <w:ins w:author="Pradeep" w:id="71" w:date="2026-09-22T00:17:1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Logout page-End the current session</w:delText>
                      </w:r>
                    </w:del>
                  </w:ins>
                </w:sdtContent>
              </w:sdt>
              <w:ins w:author="Pradeep" w:id="71" w:date="2026-09-22T00:17:14Z">
                <w:del w:author="Monicaragavan" w:id="35" w:date="2026-09-23T08:08:22Z"/>
              </w:ins>
            </w:sdtContent>
          </w:sdt>
          <w:sdt>
            <w:sdtPr>
              <w:id w:val="-1160057176"/>
              <w:tag w:val="goog_rdk_1083"/>
            </w:sdtPr>
            <w:sdtContent>
              <w:del w:author="Monicaragavan" w:id="35" w:date="2026-09-23T08:08:22Z"/>
              <w:sdt>
                <w:sdtPr>
                  <w:id w:val="-1765951710"/>
                  <w:tag w:val="goog_rdk_1084"/>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432282033"/>
        <w:tag w:val="goog_rdk_1093"/>
      </w:sdtPr>
      <w:sdtContent>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strike w:val="1"/>
              <w:rPrChange w:author="Deepii Deepa" w:id="23" w:date="2026-09-23T12:38:09Z">
                <w:rPr>
                  <w:rFonts w:ascii="Cambria" w:cs="Cambria" w:eastAsia="Cambria" w:hAnsi="Cambria"/>
                  <w:sz w:val="24"/>
                  <w:szCs w:val="24"/>
                </w:rPr>
              </w:rPrChange>
            </w:rPr>
            <w:pPrChange w:author="Deepii Deepa" w:id="0" w:date="2026-09-23T12:38:09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10298231"/>
              <w:tag w:val="goog_rdk_1088"/>
            </w:sdtPr>
            <w:sdtContent>
              <w:ins w:author="Pradeep" w:id="71" w:date="2026-09-22T00:17:14Z">
                <w:sdt>
                  <w:sdtPr>
                    <w:id w:val="-508552418"/>
                    <w:tag w:val="goog_rdk_1089"/>
                  </w:sdtPr>
                  <w:sdtContent>
                    <w:del w:author="Monicaragavan" w:id="35" w:date="2026-09-23T08:08:22Z"/>
                  </w:sdtContent>
                </w:sdt>
              </w:ins>
              <w:sdt>
                <w:sdtPr>
                  <w:id w:val="-659621290"/>
                  <w:tag w:val="goog_rdk_1090"/>
                </w:sdtPr>
                <w:sdtContent>
                  <w:ins w:author="Pradeep" w:id="71" w:date="2026-09-22T00:17:1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JWT token-We can access protected APLs(authorised access)</w:delText>
                      </w:r>
                    </w:del>
                  </w:ins>
                </w:sdtContent>
              </w:sdt>
              <w:ins w:author="Pradeep" w:id="71" w:date="2026-09-22T00:17:14Z">
                <w:del w:author="Monicaragavan" w:id="35" w:date="2026-09-23T08:08:22Z"/>
              </w:ins>
            </w:sdtContent>
          </w:sdt>
          <w:sdt>
            <w:sdtPr>
              <w:id w:val="-1744406630"/>
              <w:tag w:val="goog_rdk_1091"/>
            </w:sdtPr>
            <w:sdtContent>
              <w:del w:author="Monicaragavan" w:id="35" w:date="2026-09-23T08:08:22Z"/>
              <w:sdt>
                <w:sdtPr>
                  <w:id w:val="-1772019510"/>
                  <w:tag w:val="goog_rdk_109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490377873"/>
        <w:tag w:val="goog_rdk_1096"/>
      </w:sdtPr>
      <w:sdtContent>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rPrChange w:author="Deepii Deepa" w:id="23" w:date="2026-09-23T12:38:09Z">
                <w:rPr>
                  <w:rFonts w:ascii="Cambria" w:cs="Cambria" w:eastAsia="Cambria" w:hAnsi="Cambria"/>
                  <w:sz w:val="24"/>
                  <w:szCs w:val="24"/>
                </w:rPr>
              </w:rPrChange>
            </w:rPr>
          </w:pPr>
          <w:sdt>
            <w:sdtPr>
              <w:id w:val="1208678401"/>
              <w:tag w:val="goog_rdk_1094"/>
            </w:sdtPr>
            <w:sdtContent>
              <w:del w:author="Monicaragavan" w:id="35" w:date="2026-09-23T08:08:22Z"/>
              <w:sdt>
                <w:sdtPr>
                  <w:id w:val="490692237"/>
                  <w:tag w:val="goog_rdk_109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95140053"/>
        <w:tag w:val="goog_rdk_1099"/>
      </w:sdtPr>
      <w:sdtContent>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rPrChange w:author="Deepii Deepa" w:id="23" w:date="2026-09-23T12:38:09Z">
                <w:rPr>
                  <w:rFonts w:ascii="Cambria" w:cs="Cambria" w:eastAsia="Cambria" w:hAnsi="Cambria"/>
                  <w:sz w:val="24"/>
                  <w:szCs w:val="24"/>
                </w:rPr>
              </w:rPrChange>
            </w:rPr>
          </w:pPr>
          <w:sdt>
            <w:sdtPr>
              <w:id w:val="2044375203"/>
              <w:tag w:val="goog_rdk_1097"/>
            </w:sdtPr>
            <w:sdtContent>
              <w:del w:author="Monicaragavan" w:id="35" w:date="2026-09-23T08:08:22Z"/>
              <w:sdt>
                <w:sdtPr>
                  <w:id w:val="983275059"/>
                  <w:tag w:val="goog_rdk_109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418957263"/>
        <w:tag w:val="goog_rdk_1102"/>
      </w:sdtPr>
      <w:sdtContent>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rPrChange w:author="Deepii Deepa" w:id="23" w:date="2026-09-23T12:38:09Z">
                <w:rPr>
                  <w:rFonts w:ascii="Cambria" w:cs="Cambria" w:eastAsia="Cambria" w:hAnsi="Cambria"/>
                  <w:sz w:val="24"/>
                  <w:szCs w:val="24"/>
                </w:rPr>
              </w:rPrChange>
            </w:rPr>
          </w:pPr>
          <w:sdt>
            <w:sdtPr>
              <w:id w:val="-755395806"/>
              <w:tag w:val="goog_rdk_1100"/>
            </w:sdtPr>
            <w:sdtContent>
              <w:del w:author="Monicaragavan" w:id="35" w:date="2026-09-23T08:08:22Z"/>
              <w:sdt>
                <w:sdtPr>
                  <w:id w:val="2119484917"/>
                  <w:tag w:val="goog_rdk_1101"/>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604174032"/>
        <w:tag w:val="goog_rdk_1105"/>
      </w:sdtPr>
      <w:sdtContent>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616450578"/>
              <w:tag w:val="goog_rdk_1103"/>
            </w:sdtPr>
            <w:sdtContent>
              <w:del w:author="Monicaragavan" w:id="35" w:date="2026-09-23T08:08:22Z"/>
              <w:sdt>
                <w:sdtPr>
                  <w:id w:val="-2004342903"/>
                  <w:tag w:val="goog_rdk_1104"/>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689533805"/>
        <w:tag w:val="goog_rdk_1108"/>
      </w:sdtPr>
      <w:sdtContent>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565406034"/>
              <w:tag w:val="goog_rdk_1106"/>
            </w:sdtPr>
            <w:sdtContent>
              <w:del w:author="Monicaragavan" w:id="35" w:date="2026-09-23T08:08:22Z"/>
              <w:sdt>
                <w:sdtPr>
                  <w:id w:val="-231980109"/>
                  <w:tag w:val="goog_rdk_1107"/>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066247602"/>
        <w:tag w:val="goog_rdk_1111"/>
      </w:sdtPr>
      <w:sdtContent>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674339895"/>
              <w:tag w:val="goog_rdk_1109"/>
            </w:sdtPr>
            <w:sdtContent>
              <w:del w:author="Monicaragavan" w:id="35" w:date="2026-09-23T08:08:22Z"/>
              <w:sdt>
                <w:sdtPr>
                  <w:id w:val="290068202"/>
                  <w:tag w:val="goog_rdk_111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717729417"/>
        <w:tag w:val="goog_rdk_1114"/>
      </w:sdtPr>
      <w:sdtContent>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442103128"/>
              <w:tag w:val="goog_rdk_1112"/>
            </w:sdtPr>
            <w:sdtContent>
              <w:del w:author="Monicaragavan" w:id="35" w:date="2026-09-23T08:08:22Z"/>
              <w:sdt>
                <w:sdtPr>
                  <w:id w:val="-2004466292"/>
                  <w:tag w:val="goog_rdk_111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483134259"/>
        <w:tag w:val="goog_rdk_1117"/>
      </w:sdtPr>
      <w:sdtContent>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211872468"/>
              <w:tag w:val="goog_rdk_1115"/>
            </w:sdtPr>
            <w:sdtContent>
              <w:del w:author="Monicaragavan" w:id="35" w:date="2026-09-23T08:08:22Z"/>
              <w:sdt>
                <w:sdtPr>
                  <w:id w:val="367813062"/>
                  <w:tag w:val="goog_rdk_111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8658373"/>
        <w:tag w:val="goog_rdk_1120"/>
      </w:sdtPr>
      <w:sdtContent>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270413917"/>
              <w:tag w:val="goog_rdk_1118"/>
            </w:sdtPr>
            <w:sdtContent>
              <w:del w:author="Monicaragavan" w:id="35" w:date="2026-09-23T08:08:22Z"/>
              <w:sdt>
                <w:sdtPr>
                  <w:id w:val="-517063120"/>
                  <w:tag w:val="goog_rdk_1119"/>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577164262"/>
        <w:tag w:val="goog_rdk_1123"/>
      </w:sdtPr>
      <w:sdtContent>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567315527"/>
              <w:tag w:val="goog_rdk_1121"/>
            </w:sdtPr>
            <w:sdtContent>
              <w:del w:author="Monicaragavan" w:id="35" w:date="2026-09-23T08:08:22Z"/>
              <w:sdt>
                <w:sdtPr>
                  <w:id w:val="-1647750423"/>
                  <w:tag w:val="goog_rdk_112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542331827"/>
        <w:tag w:val="goog_rdk_1126"/>
      </w:sdtPr>
      <w:sdtContent>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540433682"/>
              <w:tag w:val="goog_rdk_1124"/>
            </w:sdtPr>
            <w:sdtContent>
              <w:del w:author="Monicaragavan" w:id="35" w:date="2026-09-23T08:08:22Z"/>
              <w:sdt>
                <w:sdtPr>
                  <w:id w:val="834941643"/>
                  <w:tag w:val="goog_rdk_112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779101716"/>
        <w:tag w:val="goog_rdk_1129"/>
      </w:sdtPr>
      <w:sdtContent>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827085324"/>
              <w:tag w:val="goog_rdk_1127"/>
            </w:sdtPr>
            <w:sdtContent>
              <w:del w:author="Monicaragavan" w:id="35" w:date="2026-09-23T08:08:22Z"/>
              <w:sdt>
                <w:sdtPr>
                  <w:id w:val="905318448"/>
                  <w:tag w:val="goog_rdk_112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267188124"/>
        <w:tag w:val="goog_rdk_1132"/>
      </w:sdtPr>
      <w:sdtContent>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923304047"/>
              <w:tag w:val="goog_rdk_1130"/>
            </w:sdtPr>
            <w:sdtContent>
              <w:del w:author="Monicaragavan" w:id="35" w:date="2026-09-23T08:08:22Z"/>
              <w:sdt>
                <w:sdtPr>
                  <w:id w:val="-1861595348"/>
                  <w:tag w:val="goog_rdk_1131"/>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415609014"/>
        <w:tag w:val="goog_rdk_1135"/>
      </w:sdtPr>
      <w:sdtContent>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72771235"/>
              <w:tag w:val="goog_rdk_1133"/>
            </w:sdtPr>
            <w:sdtContent>
              <w:del w:author="Monicaragavan" w:id="35" w:date="2026-09-23T08:08:22Z"/>
              <w:sdt>
                <w:sdtPr>
                  <w:id w:val="-1565381507"/>
                  <w:tag w:val="goog_rdk_1134"/>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013140185"/>
        <w:tag w:val="goog_rdk_1138"/>
      </w:sdtPr>
      <w:sdtContent>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606186342"/>
              <w:tag w:val="goog_rdk_1136"/>
            </w:sdtPr>
            <w:sdtContent>
              <w:del w:author="Monicaragavan" w:id="35" w:date="2026-09-23T08:08:22Z"/>
              <w:sdt>
                <w:sdtPr>
                  <w:id w:val="-256478962"/>
                  <w:tag w:val="goog_rdk_1137"/>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858583543"/>
        <w:tag w:val="goog_rdk_1143"/>
      </w:sdtPr>
      <w:sdtContent>
        <w:p w:rsidR="00000000" w:rsidDel="00000000" w:rsidP="00000000" w:rsidRDefault="00000000" w:rsidRPr="00000000" w14:paraId="000000ED">
          <w:pPr>
            <w:pStyle w:val="Heading2"/>
            <w:keepNext w:val="0"/>
            <w:keepLines w:val="0"/>
            <w:spacing w:after="80" w:before="360" w:lineRule="auto"/>
            <w:jc w:val="both"/>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color w:val="000000"/>
                  <w:sz w:val="24"/>
                  <w:szCs w:val="24"/>
                </w:rPr>
              </w:rPrChange>
            </w:rPr>
          </w:pPr>
          <w:sdt>
            <w:sdtPr>
              <w:id w:val="818033163"/>
              <w:tag w:val="goog_rdk_1139"/>
            </w:sdtPr>
            <w:sdtContent>
              <w:del w:author="Monicaragavan" w:id="35" w:date="2026-09-23T08:08:22Z"/>
              <w:sdt>
                <w:sdtPr>
                  <w:id w:val="198915712"/>
                  <w:tag w:val="goog_rdk_1140"/>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color w:val="000000"/>
                            <w:sz w:val="24"/>
                            <w:szCs w:val="24"/>
                          </w:rPr>
                        </w:rPrChange>
                      </w:rPr>
                      <w:delText xml:space="preserve">MILESTONE 3: Backend – FastAPI Integration (</w:delText>
                    </w:r>
                  </w:del>
                </w:sdtContent>
              </w:sdt>
              <w:del w:author="Monicaragavan" w:id="35" w:date="2026-09-23T08:08:22Z">
                <w:bookmarkStart w:colFirst="0" w:colLast="0" w:name="_heading=h.5fww8z4ywnzx" w:id="12"/>
                <w:bookmarkEnd w:id="12"/>
                <w:sdt>
                  <w:sdtPr>
                    <w:id w:val="1904081436"/>
                    <w:tag w:val="goog_rdk_1141"/>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color w:val="188038"/>
                            <w:sz w:val="24"/>
                            <w:szCs w:val="24"/>
                          </w:rPr>
                        </w:rPrChange>
                      </w:rPr>
                      <w:delText xml:space="preserve">main.py</w:delText>
                    </w:r>
                  </w:sdtContent>
                </w:sdt>
                <w:sdt>
                  <w:sdtPr>
                    <w:id w:val="-1261220597"/>
                    <w:tag w:val="goog_rdk_1142"/>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color w:val="000000"/>
                            <w:sz w:val="24"/>
                            <w:szCs w:val="24"/>
                          </w:rPr>
                        </w:rPrChange>
                      </w:rPr>
                      <w:delText xml:space="preserve">)</w:delText>
                    </w:r>
                  </w:sdtContent>
                </w:sdt>
              </w:del>
            </w:sdtContent>
          </w:sdt>
        </w:p>
      </w:sdtContent>
    </w:sdt>
    <w:sdt>
      <w:sdtPr>
        <w:id w:val="-413128947"/>
        <w:tag w:val="goog_rdk_1150"/>
      </w:sdtPr>
      <w:sdtContent>
        <w:p w:rsidR="00000000" w:rsidDel="00000000" w:rsidP="00000000" w:rsidRDefault="00000000" w:rsidRPr="00000000" w14:paraId="000000EE">
          <w:pPr>
            <w:spacing w:after="240" w:before="240" w:lineRule="auto"/>
            <w:jc w:val="both"/>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874365283"/>
              <w:tag w:val="goog_rdk_1144"/>
            </w:sdtPr>
            <w:sdtContent>
              <w:del w:author="Monicaragavan" w:id="35" w:date="2026-09-23T08:08:22Z"/>
              <w:sdt>
                <w:sdtPr>
                  <w:id w:val="1461856543"/>
                  <w:tag w:val="goog_rdk_114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This milestone focuses on implementing the FastAPI-powered backend for </w:delText>
                    </w:r>
                  </w:del>
                </w:sdtContent>
              </w:sdt>
              <w:del w:author="Monicaragavan" w:id="35" w:date="2026-09-23T08:08:22Z">
                <w:sdt>
                  <w:sdtPr>
                    <w:id w:val="-1482196035"/>
                    <w:tag w:val="goog_rdk_114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PocketSmart AI</w:delText>
                    </w:r>
                  </w:sdtContent>
                </w:sdt>
                <w:sdt>
                  <w:sdtPr>
                    <w:id w:val="1835289038"/>
                    <w:tag w:val="goog_rdk_1147"/>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It acts as the bridge between the frontend interface and the Gemini-based AI recommendation engine defined in </w:delText>
                    </w:r>
                  </w:sdtContent>
                </w:sdt>
                <w:sdt>
                  <w:sdtPr>
                    <w:id w:val="1805642101"/>
                    <w:tag w:val="goog_rdk_1148"/>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color w:val="188038"/>
                          </w:rPr>
                        </w:rPrChange>
                      </w:rPr>
                      <w:delText xml:space="preserve">gemini_utils.py</w:delText>
                    </w:r>
                  </w:sdtContent>
                </w:sdt>
                <w:sdt>
                  <w:sdtPr>
                    <w:id w:val="1375581039"/>
                    <w:tag w:val="goog_rdk_1149"/>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The backend is designed with modular architecture, providing clean and maintainable API endpoints for planners across Home, Party, and Jewelry domains.It also includes features like CORS setup for cross-origin requests, session handling for personalized user experience, and structured input/output models to ensure smooth AI interaction and reliable frontend rendering.</w:delText>
                    </w:r>
                  </w:sdtContent>
                </w:sdt>
              </w:del>
            </w:sdtContent>
          </w:sdt>
        </w:p>
      </w:sdtContent>
    </w:sdt>
    <w:sdt>
      <w:sdtPr>
        <w:id w:val="1423023539"/>
        <w:tag w:val="goog_rdk_1153"/>
      </w:sdtPr>
      <w:sdtContent>
        <w:p w:rsidR="00000000" w:rsidDel="00000000" w:rsidP="00000000" w:rsidRDefault="00000000" w:rsidRPr="00000000" w14:paraId="000000EF">
          <w:pPr>
            <w:numPr>
              <w:ilvl w:val="0"/>
              <w:numId w:val="25"/>
            </w:numPr>
            <w:spacing w:after="0" w:before="240" w:lineRule="auto"/>
            <w:ind w:left="720" w:hanging="360"/>
            <w:rPr>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rPr>
              </w:rPrChange>
            </w:rPr>
            <w:pPrChange w:author="Deepii Deepa" w:id="0" w:date="2026-09-23T12:38:09Z">
              <w:pPr>
                <w:numPr>
                  <w:ilvl w:val="0"/>
                  <w:numId w:val="25"/>
                </w:numPr>
                <w:spacing w:after="0" w:before="240" w:lineRule="auto"/>
                <w:ind w:left="720" w:hanging="360"/>
              </w:pPr>
            </w:pPrChange>
          </w:pPr>
          <w:sdt>
            <w:sdtPr>
              <w:id w:val="-1190558786"/>
              <w:tag w:val="goog_rdk_1151"/>
            </w:sdtPr>
            <w:sdtContent>
              <w:del w:author="Monicaragavan" w:id="35" w:date="2026-09-23T08:08:22Z"/>
              <w:sdt>
                <w:sdtPr>
                  <w:id w:val="1146478274"/>
                  <w:tag w:val="goog_rdk_1152"/>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Activity 3.1: Define FastAPI Routes</w:delText>
                      <w:br w:type="textWrapping"/>
                    </w:r>
                  </w:del>
                </w:sdtContent>
              </w:sdt>
              <w:del w:author="Monicaragavan" w:id="35" w:date="2026-09-23T08:08:22Z"/>
            </w:sdtContent>
          </w:sdt>
        </w:p>
      </w:sdtContent>
    </w:sdt>
    <w:sdt>
      <w:sdtPr>
        <w:id w:val="-1356180341"/>
        <w:tag w:val="goog_rdk_1159"/>
      </w:sdtPr>
      <w:sdtContent>
        <w:p w:rsidR="00000000" w:rsidDel="00000000" w:rsidP="00000000" w:rsidRDefault="00000000" w:rsidRPr="00000000" w14:paraId="000000F0">
          <w:pPr>
            <w:numPr>
              <w:ilvl w:val="1"/>
              <w:numId w:val="25"/>
            </w:numPr>
            <w:spacing w:after="240" w:before="0" w:lineRule="auto"/>
            <w:ind w:left="1440" w:hanging="360"/>
            <w:rPr>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rPr>
              </w:rPrChange>
            </w:rPr>
            <w:pPrChange w:author="Deepii Deepa" w:id="0" w:date="2026-09-23T12:38:09Z">
              <w:pPr>
                <w:numPr>
                  <w:ilvl w:val="1"/>
                  <w:numId w:val="25"/>
                </w:numPr>
                <w:spacing w:after="240" w:before="0" w:lineRule="auto"/>
                <w:ind w:left="1440" w:hanging="360"/>
              </w:pPr>
            </w:pPrChange>
          </w:pPr>
          <w:sdt>
            <w:sdtPr>
              <w:id w:val="229020672"/>
              <w:tag w:val="goog_rdk_1154"/>
            </w:sdtPr>
            <w:sdtContent>
              <w:del w:author="Monicaragavan" w:id="35" w:date="2026-09-23T08:08:22Z"/>
              <w:sdt>
                <w:sdtPr>
                  <w:id w:val="-1146582801"/>
                  <w:tag w:val="goog_rdk_115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Home Planner (</w:delText>
                    </w:r>
                  </w:del>
                </w:sdtContent>
              </w:sdt>
              <w:del w:author="Monicaragavan" w:id="35" w:date="2026-09-23T08:08:22Z">
                <w:sdt>
                  <w:sdtPr>
                    <w:id w:val="-2100950963"/>
                    <w:tag w:val="goog_rdk_1156"/>
                  </w:sdtPr>
                  <w:sdtContent>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sz w:val="24"/>
                            <w:szCs w:val="24"/>
                          </w:rPr>
                        </w:rPrChange>
                      </w:rPr>
                      <w:delText xml:space="preserve">/generate-home</w:delText>
                    </w:r>
                  </w:sdtContent>
                </w:sdt>
                <w:sdt>
                  <w:sdtPr>
                    <w:id w:val="-266203588"/>
                    <w:tag w:val="goog_rdk_1157"/>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Accepts home-related preferences and budget to return tailored product suggestions.</w:delText>
                    </w:r>
                  </w:sdtContent>
                </w:sdt>
                <w:sdt>
                  <w:sdtPr>
                    <w:id w:val="-1683650867"/>
                    <w:tag w:val="goog_rdk_1158"/>
                  </w:sdtPr>
                  <w:sdtContent>
                    <w:r w:rsidDel="00000000" w:rsidR="00000000" w:rsidRPr="00000000">
                      <w:rPr>
                        <w:rtl w:val="0"/>
                      </w:rPr>
                    </w:r>
                  </w:sdtContent>
                </w:sdt>
              </w:del>
            </w:sdtContent>
          </w:sdt>
        </w:p>
      </w:sdtContent>
    </w:sdt>
    <w:sdt>
      <w:sdtPr>
        <w:id w:val="335823602"/>
        <w:tag w:val="goog_rdk_1162"/>
      </w:sdtPr>
      <w:sdtContent>
        <w:p w:rsidR="00000000" w:rsidDel="00000000" w:rsidP="00000000" w:rsidRDefault="00000000" w:rsidRPr="00000000" w14:paraId="000000F1">
          <w:pPr>
            <w:spacing w:after="240" w:before="240" w:lineRule="auto"/>
            <w:ind w:left="144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884479340"/>
              <w:tag w:val="goog_rdk_1160"/>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695950" cy="5114925"/>
                      <wp:effectExtent b="0" l="0" r="0" t="0"/>
                      <wp:docPr id="161"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695950" cy="5114925"/>
                              </a:xfrm>
                              <a:prstGeom prst="rect"/>
                              <a:ln/>
                            </pic:spPr>
                          </pic:pic>
                        </a:graphicData>
                      </a:graphic>
                    </wp:inline>
                  </w:drawing>
                </w:r>
              </w:del>
              <w:sdt>
                <w:sdtPr>
                  <w:id w:val="1525150822"/>
                  <w:tag w:val="goog_rdk_1161"/>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br w:type="textWrapping"/>
                    </w:r>
                  </w:del>
                </w:sdtContent>
              </w:sdt>
              <w:del w:author="Monicaragavan" w:id="35" w:date="2026-09-23T08:08:22Z"/>
            </w:sdtContent>
          </w:sdt>
        </w:p>
      </w:sdtContent>
    </w:sdt>
    <w:sdt>
      <w:sdtPr>
        <w:id w:val="341743272"/>
        <w:tag w:val="goog_rdk_1168"/>
      </w:sdtPr>
      <w:sdtContent>
        <w:p w:rsidR="00000000" w:rsidDel="00000000" w:rsidP="00000000" w:rsidRDefault="00000000" w:rsidRPr="00000000" w14:paraId="000000F2">
          <w:pPr>
            <w:numPr>
              <w:ilvl w:val="1"/>
              <w:numId w:val="25"/>
            </w:numPr>
            <w:spacing w:after="0" w:before="240" w:lineRule="auto"/>
            <w:ind w:left="1440" w:hanging="360"/>
            <w:rPr>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rPr>
              </w:rPrChange>
            </w:rPr>
            <w:pPrChange w:author="Deepii Deepa" w:id="0" w:date="2026-09-23T12:38:09Z">
              <w:pPr>
                <w:numPr>
                  <w:ilvl w:val="1"/>
                  <w:numId w:val="25"/>
                </w:numPr>
                <w:spacing w:after="0" w:before="240" w:lineRule="auto"/>
                <w:ind w:left="1440" w:hanging="360"/>
              </w:pPr>
            </w:pPrChange>
          </w:pPr>
          <w:sdt>
            <w:sdtPr>
              <w:id w:val="-1508786036"/>
              <w:tag w:val="goog_rdk_1163"/>
            </w:sdtPr>
            <w:sdtContent>
              <w:del w:author="Monicaragavan" w:id="35" w:date="2026-09-23T08:08:22Z"/>
              <w:sdt>
                <w:sdtPr>
                  <w:id w:val="1758406756"/>
                  <w:tag w:val="goog_rdk_1164"/>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Party Planner (</w:delText>
                    </w:r>
                  </w:del>
                </w:sdtContent>
              </w:sdt>
              <w:del w:author="Monicaragavan" w:id="35" w:date="2026-09-23T08:08:22Z">
                <w:sdt>
                  <w:sdtPr>
                    <w:id w:val="292582785"/>
                    <w:tag w:val="goog_rdk_1165"/>
                  </w:sdtPr>
                  <w:sdtContent>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sz w:val="24"/>
                            <w:szCs w:val="24"/>
                          </w:rPr>
                        </w:rPrChange>
                      </w:rPr>
                      <w:delText xml:space="preserve">/generate-party</w:delText>
                    </w:r>
                  </w:sdtContent>
                </w:sdt>
                <w:sdt>
                  <w:sdtPr>
                    <w:id w:val="906560730"/>
                    <w:tag w:val="goog_rdk_116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Processes party details and guest count to recommend venue, food, and decoration items.</w:delText>
                      <w:br w:type="textWrapping"/>
                    </w:r>
                  </w:sdtContent>
                </w:sdt>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619750" cy="4600575"/>
                      <wp:effectExtent b="0" l="0" r="0" t="0"/>
                      <wp:docPr id="162"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619750" cy="4600575"/>
                              </a:xfrm>
                              <a:prstGeom prst="rect"/>
                              <a:ln/>
                            </pic:spPr>
                          </pic:pic>
                        </a:graphicData>
                      </a:graphic>
                    </wp:inline>
                  </w:drawing>
                </w:r>
                <w:sdt>
                  <w:sdtPr>
                    <w:id w:val="-683617957"/>
                    <w:tag w:val="goog_rdk_1167"/>
                  </w:sdtPr>
                  <w:sdtContent>
                    <w:r w:rsidDel="00000000" w:rsidR="00000000" w:rsidRPr="00000000">
                      <w:rPr>
                        <w:rtl w:val="0"/>
                      </w:rPr>
                    </w:r>
                  </w:sdtContent>
                </w:sdt>
              </w:del>
            </w:sdtContent>
          </w:sdt>
        </w:p>
      </w:sdtContent>
    </w:sdt>
    <w:sdt>
      <w:sdtPr>
        <w:id w:val="-126820717"/>
        <w:tag w:val="goog_rdk_1174"/>
      </w:sdtPr>
      <w:sdtContent>
        <w:p w:rsidR="00000000" w:rsidDel="00000000" w:rsidP="00000000" w:rsidRDefault="00000000" w:rsidRPr="00000000" w14:paraId="000000F3">
          <w:pPr>
            <w:numPr>
              <w:ilvl w:val="1"/>
              <w:numId w:val="25"/>
            </w:numPr>
            <w:spacing w:after="240" w:before="0" w:lineRule="auto"/>
            <w:ind w:left="1440" w:hanging="360"/>
            <w:rPr>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rPr>
              </w:rPrChange>
            </w:rPr>
            <w:pPrChange w:author="Deepii Deepa" w:id="0" w:date="2026-09-23T12:38:09Z">
              <w:pPr>
                <w:numPr>
                  <w:ilvl w:val="1"/>
                  <w:numId w:val="25"/>
                </w:numPr>
                <w:spacing w:after="240" w:before="0" w:lineRule="auto"/>
                <w:ind w:left="1440" w:hanging="360"/>
              </w:pPr>
            </w:pPrChange>
          </w:pPr>
          <w:sdt>
            <w:sdtPr>
              <w:id w:val="-1016562784"/>
              <w:tag w:val="goog_rdk_1169"/>
            </w:sdtPr>
            <w:sdtContent>
              <w:del w:author="Monicaragavan" w:id="35" w:date="2026-09-23T08:08:22Z"/>
              <w:sdt>
                <w:sdtPr>
                  <w:id w:val="-151317786"/>
                  <w:tag w:val="goog_rdk_1170"/>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Jewelry Planner (</w:delText>
                    </w:r>
                  </w:del>
                </w:sdtContent>
              </w:sdt>
              <w:del w:author="Monicaragavan" w:id="35" w:date="2026-09-23T08:08:22Z">
                <w:sdt>
                  <w:sdtPr>
                    <w:id w:val="1992866190"/>
                    <w:tag w:val="goog_rdk_1171"/>
                  </w:sdtPr>
                  <w:sdtContent>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sz w:val="24"/>
                            <w:szCs w:val="24"/>
                          </w:rPr>
                        </w:rPrChange>
                      </w:rPr>
                      <w:delText xml:space="preserve">/generate-jewelry</w:delText>
                    </w:r>
                  </w:sdtContent>
                </w:sdt>
                <w:sdt>
                  <w:sdtPr>
                    <w:id w:val="-1400068626"/>
                    <w:tag w:val="goog_rdk_1172"/>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Uses text and optional image inputs to suggest jewelry based on outfit and occasion.</w:delText>
                    </w:r>
                  </w:sdtContent>
                </w:sdt>
                <w:sdt>
                  <w:sdtPr>
                    <w:id w:val="256829081"/>
                    <w:tag w:val="goog_rdk_1173"/>
                  </w:sdtPr>
                  <w:sdtContent>
                    <w:r w:rsidDel="00000000" w:rsidR="00000000" w:rsidRPr="00000000">
                      <w:rPr>
                        <w:rtl w:val="0"/>
                      </w:rPr>
                    </w:r>
                  </w:sdtContent>
                </w:sdt>
              </w:del>
            </w:sdtContent>
          </w:sdt>
        </w:p>
      </w:sdtContent>
    </w:sdt>
    <w:sdt>
      <w:sdtPr>
        <w:id w:val="-1790944545"/>
        <w:tag w:val="goog_rdk_1177"/>
      </w:sdtPr>
      <w:sdtContent>
        <w:p w:rsidR="00000000" w:rsidDel="00000000" w:rsidP="00000000" w:rsidRDefault="00000000" w:rsidRPr="00000000" w14:paraId="000000F4">
          <w:pPr>
            <w:spacing w:after="240" w:before="240" w:lineRule="auto"/>
            <w:ind w:left="144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129283626"/>
              <w:tag w:val="goog_rdk_1175"/>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524500" cy="8534400"/>
                      <wp:effectExtent b="0" l="0" r="0" t="0"/>
                      <wp:docPr id="163"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524500" cy="8534400"/>
                              </a:xfrm>
                              <a:prstGeom prst="rect"/>
                              <a:ln/>
                            </pic:spPr>
                          </pic:pic>
                        </a:graphicData>
                      </a:graphic>
                    </wp:inline>
                  </w:drawing>
                </w:r>
              </w:del>
              <w:sdt>
                <w:sdtPr>
                  <w:id w:val="-1933826652"/>
                  <w:tag w:val="goog_rdk_117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917539138"/>
        <w:tag w:val="goog_rdk_1180"/>
      </w:sdtPr>
      <w:sdtContent>
        <w:p w:rsidR="00000000" w:rsidDel="00000000" w:rsidP="00000000" w:rsidRDefault="00000000" w:rsidRPr="00000000" w14:paraId="000000F5">
          <w:pPr>
            <w:spacing w:after="240" w:before="240" w:lineRule="auto"/>
            <w:ind w:left="144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643208338"/>
              <w:tag w:val="goog_rdk_1178"/>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4162425" cy="3286125"/>
                      <wp:effectExtent b="0" l="0" r="0" t="0"/>
                      <wp:docPr id="164"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4162425" cy="3286125"/>
                              </a:xfrm>
                              <a:prstGeom prst="rect"/>
                              <a:ln/>
                            </pic:spPr>
                          </pic:pic>
                        </a:graphicData>
                      </a:graphic>
                    </wp:inline>
                  </w:drawing>
                </w:r>
              </w:del>
              <w:sdt>
                <w:sdtPr>
                  <w:id w:val="668108766"/>
                  <w:tag w:val="goog_rdk_1179"/>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br w:type="textWrapping"/>
                    </w:r>
                  </w:del>
                </w:sdtContent>
              </w:sdt>
              <w:del w:author="Monicaragavan" w:id="35" w:date="2026-09-23T08:08:22Z"/>
            </w:sdtContent>
          </w:sdt>
        </w:p>
      </w:sdtContent>
    </w:sdt>
    <w:sdt>
      <w:sdtPr>
        <w:id w:val="-713515034"/>
        <w:tag w:val="goog_rdk_1192"/>
      </w:sdtPr>
      <w:sdtContent>
        <w:p w:rsidR="00000000" w:rsidDel="00000000" w:rsidP="00000000" w:rsidRDefault="00000000" w:rsidRPr="00000000" w14:paraId="000000F6">
          <w:pPr>
            <w:numPr>
              <w:ilvl w:val="1"/>
              <w:numId w:val="25"/>
            </w:numPr>
            <w:spacing w:after="0" w:before="240" w:lineRule="auto"/>
            <w:ind w:left="1440" w:hanging="360"/>
            <w:rPr>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rPr>
              </w:rPrChange>
            </w:rPr>
            <w:pPrChange w:author="Deepii Deepa" w:id="0" w:date="2026-09-23T12:38:09Z">
              <w:pPr>
                <w:numPr>
                  <w:ilvl w:val="1"/>
                  <w:numId w:val="25"/>
                </w:numPr>
                <w:spacing w:after="0" w:before="240" w:lineRule="auto"/>
                <w:ind w:left="1440" w:hanging="360"/>
              </w:pPr>
            </w:pPrChange>
          </w:pPr>
          <w:sdt>
            <w:sdtPr>
              <w:id w:val="849379969"/>
              <w:tag w:val="goog_rdk_1181"/>
            </w:sdtPr>
            <w:sdtContent>
              <w:del w:author="Monicaragavan" w:id="35" w:date="2026-09-23T08:08:22Z"/>
              <w:sdt>
                <w:sdtPr>
                  <w:id w:val="1593781749"/>
                  <w:tag w:val="goog_rdk_1182"/>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User Auth (</w:delText>
                    </w:r>
                  </w:del>
                </w:sdtContent>
              </w:sdt>
              <w:del w:author="Monicaragavan" w:id="35" w:date="2026-09-23T08:08:22Z">
                <w:sdt>
                  <w:sdtPr>
                    <w:id w:val="-707994817"/>
                    <w:tag w:val="goog_rdk_1183"/>
                  </w:sdtPr>
                  <w:sdtContent>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sz w:val="24"/>
                            <w:szCs w:val="24"/>
                          </w:rPr>
                        </w:rPrChange>
                      </w:rPr>
                      <w:delText xml:space="preserve">/register</w:delText>
                    </w:r>
                  </w:sdtContent>
                </w:sdt>
                <w:sdt>
                  <w:sdtPr>
                    <w:id w:val="-1260385837"/>
                    <w:tag w:val="goog_rdk_118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w:delText>
                    </w:r>
                  </w:sdtContent>
                </w:sdt>
                <w:sdt>
                  <w:sdtPr>
                    <w:id w:val="-1194462562"/>
                    <w:tag w:val="goog_rdk_1185"/>
                  </w:sdtPr>
                  <w:sdtContent>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sz w:val="24"/>
                            <w:szCs w:val="24"/>
                          </w:rPr>
                        </w:rPrChange>
                      </w:rPr>
                      <w:delText xml:space="preserve">/login</w:delText>
                    </w:r>
                  </w:sdtContent>
                </w:sdt>
                <w:sdt>
                  <w:sdtPr>
                    <w:id w:val="127793279"/>
                    <w:tag w:val="goog_rdk_118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w:delText>
                    </w:r>
                  </w:sdtContent>
                </w:sdt>
                <w:sdt>
                  <w:sdtPr>
                    <w:id w:val="-1557253016"/>
                    <w:tag w:val="goog_rdk_1187"/>
                  </w:sdtPr>
                  <w:sdtContent>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sz w:val="24"/>
                            <w:szCs w:val="24"/>
                          </w:rPr>
                        </w:rPrChange>
                      </w:rPr>
                      <w:delText xml:space="preserve">/logout</w:delText>
                    </w:r>
                  </w:sdtContent>
                </w:sdt>
                <w:sdt>
                  <w:sdtPr>
                    <w:id w:val="730585093"/>
                    <w:tag w:val="goog_rdk_1188"/>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w:delText>
                    </w:r>
                  </w:sdtContent>
                </w:sdt>
                <w:sdt>
                  <w:sdtPr>
                    <w:id w:val="1061910274"/>
                    <w:tag w:val="goog_rdk_1189"/>
                  </w:sdtPr>
                  <w:sdtContent>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sz w:val="24"/>
                            <w:szCs w:val="24"/>
                          </w:rPr>
                        </w:rPrChange>
                      </w:rPr>
                      <w:delText xml:space="preserve">/token</w:delText>
                    </w:r>
                  </w:sdtContent>
                </w:sdt>
                <w:sdt>
                  <w:sdtPr>
                    <w:id w:val="-1141175371"/>
                    <w:tag w:val="goog_rdk_1190"/>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Manages user registration, authentication, and session control.</w:delText>
                      <w:br w:type="textWrapping"/>
                    </w:r>
                  </w:sdtContent>
                </w:sdt>
                <w:sdt>
                  <w:sdtPr>
                    <w:id w:val="-1661165835"/>
                    <w:tag w:val="goog_rdk_1191"/>
                  </w:sdtPr>
                  <w:sdtContent>
                    <w:r w:rsidDel="00000000" w:rsidR="00000000" w:rsidRPr="00000000">
                      <w:rPr>
                        <w:rtl w:val="0"/>
                      </w:rPr>
                    </w:r>
                  </w:sdtContent>
                </w:sdt>
              </w:del>
            </w:sdtContent>
          </w:sdt>
        </w:p>
      </w:sdtContent>
    </w:sdt>
    <w:sdt>
      <w:sdtPr>
        <w:id w:val="-570919461"/>
        <w:tag w:val="goog_rdk_1200"/>
      </w:sdtPr>
      <w:sdtContent>
        <w:p w:rsidR="00000000" w:rsidDel="00000000" w:rsidP="00000000" w:rsidRDefault="00000000" w:rsidRPr="00000000" w14:paraId="000000F7">
          <w:pPr>
            <w:numPr>
              <w:ilvl w:val="1"/>
              <w:numId w:val="25"/>
            </w:numPr>
            <w:spacing w:after="0" w:before="0" w:lineRule="auto"/>
            <w:ind w:left="1440" w:hanging="360"/>
            <w:rPr>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rPr>
              </w:rPrChange>
            </w:rPr>
            <w:pPrChange w:author="Deepii Deepa" w:id="0" w:date="2026-09-23T12:38:09Z">
              <w:pPr>
                <w:numPr>
                  <w:ilvl w:val="1"/>
                  <w:numId w:val="25"/>
                </w:numPr>
                <w:spacing w:after="0" w:before="0" w:lineRule="auto"/>
                <w:ind w:left="1440" w:hanging="360"/>
              </w:pPr>
            </w:pPrChange>
          </w:pPr>
          <w:sdt>
            <w:sdtPr>
              <w:id w:val="181656573"/>
              <w:tag w:val="goog_rdk_1193"/>
            </w:sdtPr>
            <w:sdtContent>
              <w:del w:author="Monicaragavan" w:id="35" w:date="2026-09-23T08:08:22Z"/>
              <w:sdt>
                <w:sdtPr>
                  <w:id w:val="1917625490"/>
                  <w:tag w:val="goog_rdk_1194"/>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Session Info (</w:delText>
                    </w:r>
                  </w:del>
                </w:sdtContent>
              </w:sdt>
              <w:del w:author="Monicaragavan" w:id="35" w:date="2026-09-23T08:08:22Z">
                <w:sdt>
                  <w:sdtPr>
                    <w:id w:val="-1346565526"/>
                    <w:tag w:val="goog_rdk_1195"/>
                  </w:sdtPr>
                  <w:sdtContent>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sz w:val="24"/>
                            <w:szCs w:val="24"/>
                          </w:rPr>
                        </w:rPrChange>
                      </w:rPr>
                      <w:delText xml:space="preserve">/session-info</w:delText>
                    </w:r>
                  </w:sdtContent>
                </w:sdt>
                <w:sdt>
                  <w:sdtPr>
                    <w:id w:val="1640455674"/>
                    <w:tag w:val="goog_rdk_119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w:delText>
                    </w:r>
                  </w:sdtContent>
                </w:sdt>
                <w:sdt>
                  <w:sdtPr>
                    <w:id w:val="-1564880640"/>
                    <w:tag w:val="goog_rdk_1197"/>
                  </w:sdtPr>
                  <w:sdtContent>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sz w:val="24"/>
                            <w:szCs w:val="24"/>
                          </w:rPr>
                        </w:rPrChange>
                      </w:rPr>
                      <w:delText xml:space="preserve">/session-data</w:delText>
                    </w:r>
                  </w:sdtContent>
                </w:sdt>
                <w:sdt>
                  <w:sdtPr>
                    <w:id w:val="1964752004"/>
                    <w:tag w:val="goog_rdk_1198"/>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Retrieves user-specific session data for personalized AI interaction.</w:delText>
                      <w:br w:type="textWrapping"/>
                    </w:r>
                  </w:sdtContent>
                </w:sdt>
                <w:sdt>
                  <w:sdtPr>
                    <w:id w:val="2055684771"/>
                    <w:tag w:val="goog_rdk_1199"/>
                  </w:sdtPr>
                  <w:sdtContent>
                    <w:r w:rsidDel="00000000" w:rsidR="00000000" w:rsidRPr="00000000">
                      <w:rPr>
                        <w:rtl w:val="0"/>
                      </w:rPr>
                    </w:r>
                  </w:sdtContent>
                </w:sdt>
              </w:del>
            </w:sdtContent>
          </w:sdt>
        </w:p>
      </w:sdtContent>
    </w:sdt>
    <w:sdt>
      <w:sdtPr>
        <w:id w:val="1172388168"/>
        <w:tag w:val="goog_rdk_1203"/>
      </w:sdtPr>
      <w:sdtContent>
        <w:p w:rsidR="00000000" w:rsidDel="00000000" w:rsidP="00000000" w:rsidRDefault="00000000" w:rsidRPr="00000000" w14:paraId="000000F8">
          <w:pPr>
            <w:numPr>
              <w:ilvl w:val="0"/>
              <w:numId w:val="25"/>
            </w:numPr>
            <w:spacing w:after="240" w:before="0" w:lineRule="auto"/>
            <w:ind w:left="720" w:hanging="360"/>
            <w:rPr>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rPr>
              </w:rPrChange>
            </w:rPr>
            <w:pPrChange w:author="Deepii Deepa" w:id="0" w:date="2026-09-23T12:38:09Z">
              <w:pPr>
                <w:numPr>
                  <w:ilvl w:val="0"/>
                  <w:numId w:val="25"/>
                </w:numPr>
                <w:spacing w:after="240" w:before="0" w:lineRule="auto"/>
                <w:ind w:left="720" w:hanging="360"/>
              </w:pPr>
            </w:pPrChange>
          </w:pPr>
          <w:sdt>
            <w:sdtPr>
              <w:id w:val="698298372"/>
              <w:tag w:val="goog_rdk_1201"/>
            </w:sdtPr>
            <w:sdtContent>
              <w:del w:author="Monicaragavan" w:id="35" w:date="2026-09-23T08:08:22Z"/>
              <w:sdt>
                <w:sdtPr>
                  <w:id w:val="750810098"/>
                  <w:tag w:val="goog_rdk_1202"/>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Activity 3.2: Modular Architecture Setup</w:delText>
                    </w:r>
                  </w:del>
                </w:sdtContent>
              </w:sdt>
              <w:del w:author="Monicaragavan" w:id="35" w:date="2026-09-23T08:08:22Z"/>
            </w:sdtContent>
          </w:sdt>
        </w:p>
      </w:sdtContent>
    </w:sdt>
    <w:sdt>
      <w:sdtPr>
        <w:id w:val="1014182017"/>
        <w:tag w:val="goog_rdk_1207"/>
      </w:sdtPr>
      <w:sdtContent>
        <w:p w:rsidR="00000000" w:rsidDel="00000000" w:rsidP="00000000" w:rsidRDefault="00000000" w:rsidRPr="00000000" w14:paraId="000000F9">
          <w:pPr>
            <w:spacing w:after="240" w:befor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171983930"/>
              <w:tag w:val="goog_rdk_1204"/>
            </w:sdtPr>
            <w:sdtContent>
              <w:del w:author="Monicaragavan" w:id="35" w:date="2026-09-23T08:08:22Z"/>
              <w:sdt>
                <w:sdtPr>
                  <w:id w:val="1792454562"/>
                  <w:tag w:val="goog_rdk_120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rPr>
                        </w:rPrChange>
                      </w:rPr>
                      <w:delText xml:space="preserve">/recommendations-details</w:delText>
                    </w:r>
                  </w:del>
                </w:sdtContent>
              </w:sdt>
              <w:del w:author="Monicaragavan" w:id="35" w:date="2026-09-23T08:08:22Z">
                <w:sdt>
                  <w:sdtPr>
                    <w:id w:val="-756451709"/>
                    <w:tag w:val="goog_rdk_120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Returns detailed AI-generated product recommendations based on user budget, preferences, and selected category (Home, Party, or Jewelry).</w:delText>
                    </w:r>
                  </w:sdtContent>
                </w:sdt>
              </w:del>
            </w:sdtContent>
          </w:sdt>
        </w:p>
      </w:sdtContent>
    </w:sdt>
    <w:sdt>
      <w:sdtPr>
        <w:id w:val="434655393"/>
        <w:tag w:val="goog_rdk_1210"/>
      </w:sdtPr>
      <w:sdtContent>
        <w:p w:rsidR="00000000" w:rsidDel="00000000" w:rsidP="00000000" w:rsidRDefault="00000000" w:rsidRPr="00000000" w14:paraId="000000FA">
          <w:pPr>
            <w:spacing w:after="240" w:before="240" w:lineRule="auto"/>
            <w:ind w:left="144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pPr>
          <w:sdt>
            <w:sdtPr>
              <w:id w:val="1311627795"/>
              <w:tag w:val="goog_rdk_1208"/>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drawing>
                    <wp:inline distB="114300" distT="114300" distL="114300" distR="114300">
                      <wp:extent cx="5219700" cy="2958783"/>
                      <wp:effectExtent b="0" l="0" r="0" t="0"/>
                      <wp:docPr id="166"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219700" cy="2958783"/>
                              </a:xfrm>
                              <a:prstGeom prst="rect"/>
                              <a:ln/>
                            </pic:spPr>
                          </pic:pic>
                        </a:graphicData>
                      </a:graphic>
                    </wp:inline>
                  </w:drawing>
                </w:r>
              </w:del>
              <w:sdt>
                <w:sdtPr>
                  <w:id w:val="-399753990"/>
                  <w:tag w:val="goog_rdk_1209"/>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br w:type="textWrapping"/>
                    </w:r>
                  </w:del>
                </w:sdtContent>
              </w:sdt>
              <w:del w:author="Monicaragavan" w:id="35" w:date="2026-09-23T08:08:22Z"/>
            </w:sdtContent>
          </w:sdt>
        </w:p>
      </w:sdtContent>
    </w:sdt>
    <w:sdt>
      <w:sdtPr>
        <w:id w:val="1874013021"/>
        <w:tag w:val="goog_rdk_1213"/>
      </w:sdtPr>
      <w:sdtContent>
        <w:p w:rsidR="00000000" w:rsidDel="00000000" w:rsidP="00000000" w:rsidRDefault="00000000" w:rsidRPr="00000000" w14:paraId="000000FB">
          <w:pPr>
            <w:numPr>
              <w:ilvl w:val="0"/>
              <w:numId w:val="25"/>
            </w:numPr>
            <w:spacing w:after="240" w:before="240" w:lineRule="auto"/>
            <w:ind w:left="720" w:hanging="360"/>
            <w:rPr>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rPr>
              </w:rPrChange>
            </w:rPr>
            <w:pPrChange w:author="Deepii Deepa" w:id="0" w:date="2026-09-23T12:38:09Z">
              <w:pPr>
                <w:numPr>
                  <w:ilvl w:val="0"/>
                  <w:numId w:val="25"/>
                </w:numPr>
                <w:spacing w:after="240" w:before="240" w:lineRule="auto"/>
                <w:ind w:left="720" w:hanging="360"/>
              </w:pPr>
            </w:pPrChange>
          </w:pPr>
          <w:sdt>
            <w:sdtPr>
              <w:id w:val="905581018"/>
              <w:tag w:val="goog_rdk_1211"/>
            </w:sdtPr>
            <w:sdtContent>
              <w:del w:author="Monicaragavan" w:id="35" w:date="2026-09-23T08:08:22Z"/>
              <w:sdt>
                <w:sdtPr>
                  <w:id w:val="1879544349"/>
                  <w:tag w:val="goog_rdk_1212"/>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Activity 3.3: CORS &amp; Static Routing</w:delText>
                    </w:r>
                  </w:del>
                </w:sdtContent>
              </w:sdt>
              <w:del w:author="Monicaragavan" w:id="35" w:date="2026-09-23T08:08:22Z"/>
            </w:sdtContent>
          </w:sdt>
        </w:p>
      </w:sdtContent>
    </w:sdt>
    <w:sdt>
      <w:sdtPr>
        <w:id w:val="-421286174"/>
        <w:tag w:val="goog_rdk_1217"/>
      </w:sdtPr>
      <w:sdtContent>
        <w:p w:rsidR="00000000" w:rsidDel="00000000" w:rsidP="00000000" w:rsidRDefault="00000000" w:rsidRPr="00000000" w14:paraId="000000FC">
          <w:pPr>
            <w:spacing w:after="240" w:before="24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87782723"/>
              <w:tag w:val="goog_rdk_1214"/>
            </w:sdtPr>
            <w:sdtContent>
              <w:del w:author="Monicaragavan" w:id="35" w:date="2026-09-23T08:08:22Z"/>
              <w:sdt>
                <w:sdtPr>
                  <w:id w:val="2024453053"/>
                  <w:tag w:val="goog_rdk_121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rPr>
                        </w:rPrChange>
                      </w:rPr>
                      <w:delText xml:space="preserve">/history</w:delText>
                    </w:r>
                  </w:del>
                </w:sdtContent>
              </w:sdt>
              <w:del w:author="Monicaragavan" w:id="35" w:date="2026-09-23T08:08:22Z">
                <w:sdt>
                  <w:sdtPr>
                    <w:id w:val="-1352034727"/>
                    <w:tag w:val="goog_rdk_121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Retrieves the user's past recommendation queries and results for review or re-use.</w:delText>
                    </w:r>
                  </w:sdtContent>
                </w:sdt>
              </w:del>
            </w:sdtContent>
          </w:sdt>
        </w:p>
      </w:sdtContent>
    </w:sdt>
    <w:sdt>
      <w:sdtPr>
        <w:id w:val="995362037"/>
        <w:tag w:val="goog_rdk_1220"/>
      </w:sdtPr>
      <w:sdtContent>
        <w:p w:rsidR="00000000" w:rsidDel="00000000" w:rsidP="00000000" w:rsidRDefault="00000000" w:rsidRPr="00000000" w14:paraId="000000FD">
          <w:pPr>
            <w:spacing w:after="240" w:before="240" w:lineRule="auto"/>
            <w:ind w:left="144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pPr>
          <w:sdt>
            <w:sdtPr>
              <w:id w:val="-1179854991"/>
              <w:tag w:val="goog_rdk_1218"/>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drawing>
                    <wp:inline distB="114300" distT="114300" distL="114300" distR="114300">
                      <wp:extent cx="5731200" cy="774700"/>
                      <wp:effectExtent b="0" l="0" r="0" t="0"/>
                      <wp:docPr id="167"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5731200" cy="774700"/>
                              </a:xfrm>
                              <a:prstGeom prst="rect"/>
                              <a:ln/>
                            </pic:spPr>
                          </pic:pic>
                        </a:graphicData>
                      </a:graphic>
                    </wp:inline>
                  </w:drawing>
                </w:r>
              </w:del>
              <w:sdt>
                <w:sdtPr>
                  <w:id w:val="516951869"/>
                  <w:tag w:val="goog_rdk_1219"/>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br w:type="textWrapping"/>
                    </w:r>
                  </w:del>
                </w:sdtContent>
              </w:sdt>
              <w:del w:author="Monicaragavan" w:id="35" w:date="2026-09-23T08:08:22Z"/>
            </w:sdtContent>
          </w:sdt>
        </w:p>
      </w:sdtContent>
    </w:sdt>
    <w:sdt>
      <w:sdtPr>
        <w:id w:val="722232302"/>
        <w:tag w:val="goog_rdk_1226"/>
      </w:sdtPr>
      <w:sdtContent>
        <w:p w:rsidR="00000000" w:rsidDel="00000000" w:rsidP="00000000" w:rsidRDefault="00000000" w:rsidRPr="00000000" w14:paraId="000000FE">
          <w:pPr>
            <w:numPr>
              <w:ilvl w:val="0"/>
              <w:numId w:val="25"/>
            </w:numPr>
            <w:spacing w:after="240" w:before="240" w:lineRule="auto"/>
            <w:ind w:left="720" w:hanging="360"/>
            <w:rPr>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rPr>
              </w:rPrChange>
            </w:rPr>
            <w:pPrChange w:author="Deepii Deepa" w:id="0" w:date="2026-09-23T12:38:09Z">
              <w:pPr>
                <w:numPr>
                  <w:ilvl w:val="0"/>
                  <w:numId w:val="25"/>
                </w:numPr>
                <w:spacing w:after="240" w:before="240" w:lineRule="auto"/>
                <w:ind w:left="720" w:hanging="360"/>
              </w:pPr>
            </w:pPrChange>
          </w:pPr>
          <w:sdt>
            <w:sdtPr>
              <w:id w:val="997865667"/>
              <w:tag w:val="goog_rdk_1221"/>
            </w:sdtPr>
            <w:sdtContent>
              <w:del w:author="Monicaragavan" w:id="35" w:date="2026-09-23T08:08:22Z"/>
              <w:sdt>
                <w:sdtPr>
                  <w:id w:val="1087104560"/>
                  <w:tag w:val="goog_rdk_1222"/>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Activity 3.4:  Startup and  main function</w:delText>
                      <w:br w:type="textWrapping"/>
                    </w:r>
                  </w:del>
                </w:sdtContent>
              </w:sdt>
              <w:del w:author="Monicaragavan" w:id="35" w:date="2026-09-23T08:08:22Z">
                <w:sdt>
                  <w:sdtPr>
                    <w:id w:val="1294038059"/>
                    <w:tag w:val="goog_rdk_1223"/>
                  </w:sdtPr>
                  <w:sdtContent>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sz w:val="24"/>
                            <w:szCs w:val="24"/>
                          </w:rPr>
                        </w:rPrChange>
                      </w:rPr>
                      <w:delText xml:space="preserve">/startup</w:delText>
                    </w:r>
                  </w:sdtContent>
                </w:sdt>
                <w:sdt>
                  <w:sdtPr>
                    <w:id w:val="14027416"/>
                    <w:tag w:val="goog_rdk_122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Initializes essential application services and loads configuration settings when the FastAPI server starts.</w:delText>
                    </w:r>
                  </w:sdtContent>
                </w:sdt>
                <w:sdt>
                  <w:sdtPr>
                    <w:id w:val="-173657058"/>
                    <w:tag w:val="goog_rdk_1225"/>
                  </w:sdtPr>
                  <w:sdtContent>
                    <w:r w:rsidDel="00000000" w:rsidR="00000000" w:rsidRPr="00000000">
                      <w:rPr>
                        <w:rtl w:val="0"/>
                      </w:rPr>
                    </w:r>
                  </w:sdtContent>
                </w:sdt>
              </w:del>
            </w:sdtContent>
          </w:sdt>
        </w:p>
      </w:sdtContent>
    </w:sdt>
    <w:sdt>
      <w:sdtPr>
        <w:id w:val="-2126817975"/>
        <w:tag w:val="goog_rdk_1229"/>
      </w:sdtPr>
      <w:sdtContent>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420874992"/>
              <w:tag w:val="goog_rdk_1227"/>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drawing>
                    <wp:inline distB="114300" distT="114300" distL="114300" distR="114300">
                      <wp:extent cx="5731200" cy="3289300"/>
                      <wp:effectExtent b="0" l="0" r="0" t="0"/>
                      <wp:docPr id="168"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5731200" cy="3289300"/>
                              </a:xfrm>
                              <a:prstGeom prst="rect"/>
                              <a:ln/>
                            </pic:spPr>
                          </pic:pic>
                        </a:graphicData>
                      </a:graphic>
                    </wp:inline>
                  </w:drawing>
                </w:r>
              </w:del>
              <w:sdt>
                <w:sdtPr>
                  <w:id w:val="-709594012"/>
                  <w:tag w:val="goog_rdk_122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36938687"/>
        <w:tag w:val="goog_rdk_1232"/>
      </w:sdtPr>
      <w:sdtContent>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i w:val="0"/>
                  <w:iCs w:val="0"/>
                  <w:smallCaps w:val="0"/>
                  <w:strike w:val="0"/>
                  <w:color w:val="000000"/>
                  <w:sz w:val="24"/>
                  <w:szCs w:val="24"/>
                  <w:u w:val="none"/>
                  <w:shd w:fill="auto" w:val="clear"/>
                  <w:vertAlign w:val="baseline"/>
                </w:rPr>
              </w:rPrChange>
            </w:rPr>
          </w:pPr>
          <w:sdt>
            <w:sdtPr>
              <w:id w:val="1760556657"/>
              <w:tag w:val="goog_rdk_1230"/>
            </w:sdtPr>
            <w:sdtContent>
              <w:del w:author="Monicaragavan" w:id="35" w:date="2026-09-23T08:08:22Z"/>
              <w:sdt>
                <w:sdtPr>
                  <w:id w:val="-2144653741"/>
                  <w:tag w:val="goog_rdk_1231"/>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33291107"/>
        <w:tag w:val="goog_rdk_1239"/>
      </w:sdtPr>
      <w:sdtContent>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i w:val="0"/>
                  <w:iCs w:val="0"/>
                  <w:smallCaps w:val="0"/>
                  <w:strike w:val="0"/>
                  <w:color w:val="000000"/>
                  <w:u w:val="none"/>
                  <w:shd w:fill="auto" w:val="clear"/>
                  <w:vertAlign w:val="baseline"/>
                </w:rPr>
              </w:rPrChange>
            </w:rPr>
          </w:pPr>
          <w:sdt>
            <w:sdtPr>
              <w:id w:val="-182986627"/>
              <w:tag w:val="goog_rdk_1233"/>
            </w:sdtPr>
            <w:sdtContent>
              <w:del w:author="Monicaragavan" w:id="35" w:date="2026-09-23T08:08:22Z"/>
              <w:sdt>
                <w:sdtPr>
                  <w:id w:val="-973050322"/>
                  <w:tag w:val="goog_rdk_1234"/>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rPr>
                        </w:rPrChange>
                      </w:rPr>
                      <w:delText xml:space="preserve">__main__</w:delText>
                    </w:r>
                  </w:del>
                </w:sdtContent>
              </w:sdt>
              <w:del w:author="Monicaragavan" w:id="35" w:date="2026-09-23T08:08:22Z">
                <w:sdt>
                  <w:sdtPr>
                    <w:id w:val="-1797590993"/>
                    <w:tag w:val="goog_rdk_1235"/>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Entry point of the FastAPI application that starts the server using </w:delText>
                    </w:r>
                  </w:sdtContent>
                </w:sdt>
                <w:sdt>
                  <w:sdtPr>
                    <w:id w:val="1679181891"/>
                    <w:tag w:val="goog_rdk_1236"/>
                  </w:sdtPr>
                  <w:sdtContent>
                    <w:r w:rsidDel="00000000" w:rsidR="00000000" w:rsidRPr="00000000">
                      <w:rPr>
                        <w:rFonts w:ascii="Cambria" w:cs="Cambria" w:eastAsia="Cambria" w:hAnsi="Cambria"/>
                        <w:b w:val="1"/>
                        <w:bCs w:val="1"/>
                        <w:strike w:val="1"/>
                        <w:u w:val="single"/>
                        <w:rtl w:val="0"/>
                        <w:rPrChange w:author="Aafreen S" w:id="4" w:date="2026-09-23T12:46:07Z">
                          <w:rPr>
                            <w:rFonts w:ascii="Roboto Mono" w:cs="Roboto Mono" w:eastAsia="Roboto Mono" w:hAnsi="Roboto Mono"/>
                            <w:color w:val="188038"/>
                          </w:rPr>
                        </w:rPrChange>
                      </w:rPr>
                      <w:delText xml:space="preserve">uvicorn</w:delText>
                    </w:r>
                  </w:sdtContent>
                </w:sdt>
                <w:sdt>
                  <w:sdtPr>
                    <w:id w:val="182231794"/>
                    <w:tag w:val="goog_rdk_1237"/>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when the script is run directly.</w:delText>
                    </w:r>
                  </w:sdtContent>
                </w:sdt>
                <w:sdt>
                  <w:sdtPr>
                    <w:id w:val="951350270"/>
                    <w:tag w:val="goog_rdk_1238"/>
                  </w:sdtPr>
                  <w:sdtContent>
                    <w:r w:rsidDel="00000000" w:rsidR="00000000" w:rsidRPr="00000000">
                      <w:rPr>
                        <w:rtl w:val="0"/>
                      </w:rPr>
                    </w:r>
                  </w:sdtContent>
                </w:sdt>
              </w:del>
            </w:sdtContent>
          </w:sdt>
        </w:p>
      </w:sdtContent>
    </w:sdt>
    <w:sdt>
      <w:sdtPr>
        <w:id w:val="1454895055"/>
        <w:tag w:val="goog_rdk_1242"/>
      </w:sdtPr>
      <w:sdtContent>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pPr>
          <w:sdt>
            <w:sdtPr>
              <w:id w:val="916305194"/>
              <w:tag w:val="goog_rdk_1240"/>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drawing>
                    <wp:inline distB="114300" distT="114300" distL="114300" distR="114300">
                      <wp:extent cx="4114800" cy="971550"/>
                      <wp:effectExtent b="0" l="0" r="0" t="0"/>
                      <wp:docPr id="169"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4114800" cy="971550"/>
                              </a:xfrm>
                              <a:prstGeom prst="rect"/>
                              <a:ln/>
                            </pic:spPr>
                          </pic:pic>
                        </a:graphicData>
                      </a:graphic>
                    </wp:inline>
                  </w:drawing>
                </w:r>
              </w:del>
              <w:sdt>
                <w:sdtPr>
                  <w:id w:val="2141920899"/>
                  <w:tag w:val="goog_rdk_1241"/>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77610375"/>
        <w:tag w:val="goog_rdk_1250"/>
      </w:sdtPr>
      <w:sdtContent>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72" w:date="2026-09-22T00:19:54Z"/>
              <w:del w:author="Monicaragavan" w:id="35" w:date="2026-09-23T08:08:22Z"/>
              <w:rFonts w:ascii="Cambria" w:cs="Cambria" w:eastAsia="Cambria" w:hAnsi="Cambria"/>
              <w:b w:val="1"/>
              <w:bCs w:val="1"/>
              <w:i w:val="0"/>
              <w:iCs w:val="0"/>
              <w:smallCaps w:val="0"/>
              <w:strike w:val="1"/>
              <w:color w:val="cccccc"/>
              <w:sz w:val="24"/>
              <w:szCs w:val="24"/>
              <w:shd w:fill="auto" w:val="clear"/>
              <w:vertAlign w:val="baseline"/>
              <w:rPrChange w:author="Deepii Deepa" w:id="23" w:date="2026-09-23T12:38:09Z">
                <w:rPr>
                  <w:rFonts w:ascii="Cambria" w:cs="Cambria" w:eastAsia="Cambria" w:hAnsi="Cambria"/>
                  <w:b w:val="1"/>
                  <w:bCs w:val="1"/>
                  <w:i w:val="0"/>
                  <w:iCs w:val="0"/>
                  <w:smallCaps w:val="0"/>
                  <w:strike w:val="0"/>
                  <w:color w:val="cccccc"/>
                  <w:sz w:val="24"/>
                  <w:szCs w:val="24"/>
                  <w:shd w:fill="auto" w:val="clear"/>
                  <w:vertAlign w:val="baseline"/>
                </w:rPr>
              </w:rPrChange>
            </w:rPr>
            <w:pPrChange w:author="Deepii Deepa" w:id="0" w:date="2026-09-23T12:38:09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784493817"/>
              <w:tag w:val="goog_rdk_1245"/>
            </w:sdtPr>
            <w:sdtContent>
              <w:ins w:author="Pradeep" w:id="72" w:date="2026-09-22T00:19:54Z">
                <w:sdt>
                  <w:sdtPr>
                    <w:id w:val="-853410522"/>
                    <w:tag w:val="goog_rdk_1246"/>
                  </w:sdtPr>
                  <w:sdtContent>
                    <w:del w:author="Monicaragavan" w:id="35" w:date="2026-09-23T08:08:22Z"/>
                  </w:sdtContent>
                </w:sdt>
              </w:ins>
              <w:sdt>
                <w:sdtPr>
                  <w:id w:val="712967800"/>
                  <w:tag w:val="goog_rdk_1247"/>
                </w:sdtPr>
                <w:sdtContent>
                  <w:ins w:author="Pradeep" w:id="72" w:date="2026-09-22T00:19:5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To </w:delText>
                      </w:r>
                    </w:del>
                  </w:ins>
                </w:sdtContent>
              </w:sdt>
              <w:ins w:author="Pradeep" w:id="72" w:date="2026-09-22T00:19:54Z">
                <w:del w:author="Monicaragavan" w:id="35" w:date="2026-09-23T08:08:22Z">
                  <w:sdt>
                    <w:sdtPr>
                      <w:id w:val="-1123811883"/>
                      <w:tag w:val="goog_rdk_1248"/>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build</w:delText>
                      </w:r>
                    </w:sdtContent>
                  </w:sdt>
                  <w:sdt>
                    <w:sdtPr>
                      <w:id w:val="-1027531919"/>
                      <w:tag w:val="goog_rdk_1249"/>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 complete backend structure </w:delText>
                      </w:r>
                    </w:sdtContent>
                  </w:sdt>
                </w:del>
              </w:ins>
            </w:sdtContent>
          </w:sdt>
        </w:p>
      </w:sdtContent>
    </w:sdt>
    <w:sdt>
      <w:sdtPr>
        <w:id w:val="-2142581532"/>
        <w:tag w:val="goog_rdk_1254"/>
      </w:sdtPr>
      <w:sdtContent>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72" w:date="2026-09-22T00:19:54Z"/>
              <w:del w:author="Monicaragavan" w:id="35" w:date="2026-09-23T08:08:22Z"/>
              <w:rFonts w:ascii="Cambria" w:cs="Cambria" w:eastAsia="Cambria" w:hAnsi="Cambria"/>
              <w:b w:val="1"/>
              <w:bCs w:val="1"/>
              <w:strike w:val="1"/>
              <w:color w:val="cccccc"/>
              <w:sz w:val="24"/>
              <w:szCs w:val="24"/>
              <w:rPrChange w:author="Deepii Deepa" w:id="23" w:date="2026-09-23T12:38:09Z">
                <w:rPr>
                  <w:rFonts w:ascii="Cambria" w:cs="Cambria" w:eastAsia="Cambria" w:hAnsi="Cambria"/>
                  <w:b w:val="1"/>
                  <w:bCs w:val="1"/>
                  <w:color w:val="cccccc"/>
                  <w:sz w:val="24"/>
                  <w:szCs w:val="24"/>
                </w:rPr>
              </w:rPrChange>
            </w:rPr>
            <w:pPrChange w:author="Deepii Deepa" w:id="0" w:date="2026-09-23T12:38:09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797004868"/>
              <w:tag w:val="goog_rdk_1251"/>
            </w:sdtPr>
            <w:sdtContent>
              <w:ins w:author="Pradeep" w:id="72" w:date="2026-09-22T00:19:54Z">
                <w:sdt>
                  <w:sdtPr>
                    <w:id w:val="1325488949"/>
                    <w:tag w:val="goog_rdk_1252"/>
                  </w:sdtPr>
                  <w:sdtContent>
                    <w:del w:author="Monicaragavan" w:id="35" w:date="2026-09-23T08:08:22Z"/>
                  </w:sdtContent>
                </w:sdt>
              </w:ins>
              <w:sdt>
                <w:sdtPr>
                  <w:id w:val="-2012582354"/>
                  <w:tag w:val="goog_rdk_1253"/>
                </w:sdtPr>
                <w:sdtContent>
                  <w:ins w:author="Pradeep" w:id="72" w:date="2026-09-22T00:19:5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Fast APIs is a bridge between frontend and gemini ai</w:delText>
                      </w:r>
                    </w:del>
                  </w:ins>
                </w:sdtContent>
              </w:sdt>
              <w:ins w:author="Pradeep" w:id="72" w:date="2026-09-22T00:19:54Z">
                <w:del w:author="Monicaragavan" w:id="35" w:date="2026-09-23T08:08:22Z"/>
              </w:ins>
            </w:sdtContent>
          </w:sdt>
        </w:p>
      </w:sdtContent>
    </w:sdt>
    <w:sdt>
      <w:sdtPr>
        <w:id w:val="-2012083001"/>
        <w:tag w:val="goog_rdk_1258"/>
      </w:sdtPr>
      <w:sdtContent>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72" w:date="2026-09-22T00:19:54Z"/>
              <w:del w:author="Monicaragavan" w:id="35" w:date="2026-09-23T08:08:22Z"/>
              <w:rFonts w:ascii="Cambria" w:cs="Cambria" w:eastAsia="Cambria" w:hAnsi="Cambria"/>
              <w:b w:val="1"/>
              <w:bCs w:val="1"/>
              <w:strike w:val="1"/>
              <w:color w:val="cccccc"/>
              <w:sz w:val="24"/>
              <w:szCs w:val="24"/>
              <w:rPrChange w:author="Deepii Deepa" w:id="23" w:date="2026-09-23T12:38:09Z">
                <w:rPr>
                  <w:rFonts w:ascii="Cambria" w:cs="Cambria" w:eastAsia="Cambria" w:hAnsi="Cambria"/>
                  <w:b w:val="1"/>
                  <w:bCs w:val="1"/>
                  <w:color w:val="cccccc"/>
                  <w:sz w:val="24"/>
                  <w:szCs w:val="24"/>
                </w:rPr>
              </w:rPrChange>
            </w:rPr>
            <w:pPrChange w:author="Deepii Deepa" w:id="0" w:date="2026-09-23T12:38:09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2132941950"/>
              <w:tag w:val="goog_rdk_1255"/>
            </w:sdtPr>
            <w:sdtContent>
              <w:ins w:author="Pradeep" w:id="72" w:date="2026-09-22T00:19:54Z">
                <w:sdt>
                  <w:sdtPr>
                    <w:id w:val="-1526988484"/>
                    <w:tag w:val="goog_rdk_1256"/>
                  </w:sdtPr>
                  <w:sdtContent>
                    <w:del w:author="Monicaragavan" w:id="35" w:date="2026-09-23T08:08:22Z"/>
                  </w:sdtContent>
                </w:sdt>
              </w:ins>
              <w:sdt>
                <w:sdtPr>
                  <w:id w:val="-1852013718"/>
                  <w:tag w:val="goog_rdk_1257"/>
                </w:sdtPr>
                <w:sdtContent>
                  <w:ins w:author="Pradeep" w:id="72" w:date="2026-09-22T00:19:5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to receive request</w:delText>
                      </w:r>
                    </w:del>
                  </w:ins>
                </w:sdtContent>
              </w:sdt>
              <w:ins w:author="Pradeep" w:id="72" w:date="2026-09-22T00:19:54Z">
                <w:del w:author="Monicaragavan" w:id="35" w:date="2026-09-23T08:08:22Z"/>
              </w:ins>
            </w:sdtContent>
          </w:sdt>
        </w:p>
      </w:sdtContent>
    </w:sdt>
    <w:sdt>
      <w:sdtPr>
        <w:id w:val="1273063958"/>
        <w:tag w:val="goog_rdk_1262"/>
      </w:sdtPr>
      <w:sdtContent>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72" w:date="2026-09-22T00:19:54Z"/>
              <w:del w:author="Monicaragavan" w:id="35" w:date="2026-09-23T08:08:22Z"/>
              <w:rFonts w:ascii="Cambria" w:cs="Cambria" w:eastAsia="Cambria" w:hAnsi="Cambria"/>
              <w:b w:val="1"/>
              <w:bCs w:val="1"/>
              <w:strike w:val="1"/>
              <w:color w:val="cccccc"/>
              <w:sz w:val="24"/>
              <w:szCs w:val="24"/>
              <w:rPrChange w:author="Deepii Deepa" w:id="23" w:date="2026-09-23T12:38:09Z">
                <w:rPr>
                  <w:rFonts w:ascii="Cambria" w:cs="Cambria" w:eastAsia="Cambria" w:hAnsi="Cambria"/>
                  <w:b w:val="1"/>
                  <w:bCs w:val="1"/>
                  <w:color w:val="cccccc"/>
                  <w:sz w:val="24"/>
                  <w:szCs w:val="24"/>
                </w:rPr>
              </w:rPrChange>
            </w:rPr>
            <w:pPrChange w:author="Deepii Deepa" w:id="0" w:date="2026-09-23T12:38:09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835865998"/>
              <w:tag w:val="goog_rdk_1259"/>
            </w:sdtPr>
            <w:sdtContent>
              <w:ins w:author="Pradeep" w:id="72" w:date="2026-09-22T00:19:54Z">
                <w:sdt>
                  <w:sdtPr>
                    <w:id w:val="704437542"/>
                    <w:tag w:val="goog_rdk_1260"/>
                  </w:sdtPr>
                  <w:sdtContent>
                    <w:del w:author="Monicaragavan" w:id="35" w:date="2026-09-23T08:08:22Z"/>
                  </w:sdtContent>
                </w:sdt>
              </w:ins>
              <w:sdt>
                <w:sdtPr>
                  <w:id w:val="-911277756"/>
                  <w:tag w:val="goog_rdk_1261"/>
                </w:sdtPr>
                <w:sdtContent>
                  <w:ins w:author="Pradeep" w:id="72" w:date="2026-09-22T00:19:5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input validate and process</w:delText>
                      </w:r>
                    </w:del>
                  </w:ins>
                </w:sdtContent>
              </w:sdt>
              <w:ins w:author="Pradeep" w:id="72" w:date="2026-09-22T00:19:54Z">
                <w:del w:author="Monicaragavan" w:id="35" w:date="2026-09-23T08:08:22Z"/>
              </w:ins>
            </w:sdtContent>
          </w:sdt>
        </w:p>
      </w:sdtContent>
    </w:sdt>
    <w:sdt>
      <w:sdtPr>
        <w:id w:val="89581663"/>
        <w:tag w:val="goog_rdk_1266"/>
      </w:sdtPr>
      <w:sdtContent>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72" w:date="2026-09-22T00:19:54Z"/>
              <w:del w:author="Monicaragavan" w:id="35" w:date="2026-09-23T08:08:22Z"/>
              <w:rFonts w:ascii="Cambria" w:cs="Cambria" w:eastAsia="Cambria" w:hAnsi="Cambria"/>
              <w:b w:val="1"/>
              <w:bCs w:val="1"/>
              <w:strike w:val="1"/>
              <w:color w:val="cccccc"/>
              <w:sz w:val="24"/>
              <w:szCs w:val="24"/>
              <w:rPrChange w:author="Deepii Deepa" w:id="23" w:date="2026-09-23T12:38:09Z">
                <w:rPr>
                  <w:rFonts w:ascii="Cambria" w:cs="Cambria" w:eastAsia="Cambria" w:hAnsi="Cambria"/>
                  <w:b w:val="1"/>
                  <w:bCs w:val="1"/>
                  <w:color w:val="cccccc"/>
                  <w:sz w:val="24"/>
                  <w:szCs w:val="24"/>
                </w:rPr>
              </w:rPrChange>
            </w:rPr>
            <w:pPrChange w:author="Deepii Deepa" w:id="0" w:date="2026-09-23T12:38:09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286375193"/>
              <w:tag w:val="goog_rdk_1263"/>
            </w:sdtPr>
            <w:sdtContent>
              <w:ins w:author="Pradeep" w:id="72" w:date="2026-09-22T00:19:54Z">
                <w:sdt>
                  <w:sdtPr>
                    <w:id w:val="-1939095978"/>
                    <w:tag w:val="goog_rdk_1264"/>
                  </w:sdtPr>
                  <w:sdtContent>
                    <w:del w:author="Monicaragavan" w:id="35" w:date="2026-09-23T08:08:22Z"/>
                  </w:sdtContent>
                </w:sdt>
              </w:ins>
              <w:sdt>
                <w:sdtPr>
                  <w:id w:val="1188000312"/>
                  <w:tag w:val="goog_rdk_1265"/>
                </w:sdtPr>
                <w:sdtContent>
                  <w:ins w:author="Pradeep" w:id="72" w:date="2026-09-22T00:19:5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communicate with gemini</w:delText>
                      </w:r>
                    </w:del>
                  </w:ins>
                </w:sdtContent>
              </w:sdt>
              <w:ins w:author="Pradeep" w:id="72" w:date="2026-09-22T00:19:54Z">
                <w:del w:author="Monicaragavan" w:id="35" w:date="2026-09-23T08:08:22Z"/>
              </w:ins>
            </w:sdtContent>
          </w:sdt>
        </w:p>
      </w:sdtContent>
    </w:sdt>
    <w:sdt>
      <w:sdtPr>
        <w:id w:val="460338123"/>
        <w:tag w:val="goog_rdk_1270"/>
      </w:sdtPr>
      <w:sdtContent>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72" w:date="2026-09-22T00:19:54Z"/>
              <w:del w:author="Monicaragavan" w:id="35" w:date="2026-09-23T08:08:22Z"/>
              <w:rFonts w:ascii="Cambria" w:cs="Cambria" w:eastAsia="Cambria" w:hAnsi="Cambria"/>
              <w:b w:val="1"/>
              <w:bCs w:val="1"/>
              <w:strike w:val="1"/>
              <w:color w:val="cccccc"/>
              <w:sz w:val="24"/>
              <w:szCs w:val="24"/>
              <w:rPrChange w:author="Deepii Deepa" w:id="23" w:date="2026-09-23T12:38:09Z">
                <w:rPr>
                  <w:rFonts w:ascii="Cambria" w:cs="Cambria" w:eastAsia="Cambria" w:hAnsi="Cambria"/>
                  <w:b w:val="1"/>
                  <w:bCs w:val="1"/>
                  <w:color w:val="cccccc"/>
                  <w:sz w:val="24"/>
                  <w:szCs w:val="24"/>
                </w:rPr>
              </w:rPrChange>
            </w:rPr>
            <w:pPrChange w:author="Deepii Deepa" w:id="0" w:date="2026-09-23T12:38:09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81218155"/>
              <w:tag w:val="goog_rdk_1267"/>
            </w:sdtPr>
            <w:sdtContent>
              <w:ins w:author="Pradeep" w:id="72" w:date="2026-09-22T00:19:54Z">
                <w:sdt>
                  <w:sdtPr>
                    <w:id w:val="-1860721018"/>
                    <w:tag w:val="goog_rdk_1268"/>
                  </w:sdtPr>
                  <w:sdtContent>
                    <w:del w:author="Monicaragavan" w:id="35" w:date="2026-09-23T08:08:22Z"/>
                  </w:sdtContent>
                </w:sdt>
              </w:ins>
              <w:sdt>
                <w:sdtPr>
                  <w:id w:val="-1175639135"/>
                  <w:tag w:val="goog_rdk_1269"/>
                </w:sdtPr>
                <w:sdtContent>
                  <w:ins w:author="Pradeep" w:id="72" w:date="2026-09-22T00:19:5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return response</w:delText>
                      </w:r>
                    </w:del>
                  </w:ins>
                </w:sdtContent>
              </w:sdt>
              <w:ins w:author="Pradeep" w:id="72" w:date="2026-09-22T00:19:54Z">
                <w:del w:author="Monicaragavan" w:id="35" w:date="2026-09-23T08:08:22Z"/>
              </w:ins>
            </w:sdtContent>
          </w:sdt>
        </w:p>
      </w:sdtContent>
    </w:sdt>
    <w:sdt>
      <w:sdtPr>
        <w:id w:val="-1198735670"/>
        <w:tag w:val="goog_rdk_1276"/>
      </w:sdtPr>
      <w:sdtContent>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72" w:date="2026-09-22T00:19:54Z"/>
              <w:del w:author="Monicaragavan" w:id="35" w:date="2026-09-23T08:08:22Z"/>
              <w:rFonts w:ascii="Cambria" w:cs="Cambria" w:eastAsia="Cambria" w:hAnsi="Cambria"/>
              <w:b w:val="1"/>
              <w:bCs w:val="1"/>
              <w:strike w:val="1"/>
              <w:color w:val="cccccc"/>
              <w:sz w:val="24"/>
              <w:szCs w:val="24"/>
              <w:rPrChange w:author="Deepii Deepa" w:id="23" w:date="2026-09-23T12:38:09Z">
                <w:rPr>
                  <w:rFonts w:ascii="Cambria" w:cs="Cambria" w:eastAsia="Cambria" w:hAnsi="Cambria"/>
                  <w:b w:val="1"/>
                  <w:bCs w:val="1"/>
                  <w:color w:val="cccccc"/>
                  <w:sz w:val="24"/>
                  <w:szCs w:val="24"/>
                </w:rPr>
              </w:rPrChange>
            </w:rPr>
            <w:pPrChange w:author="Deepii Deepa" w:id="0" w:date="2026-09-23T12:38:09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954338731"/>
              <w:tag w:val="goog_rdk_1271"/>
            </w:sdtPr>
            <w:sdtContent>
              <w:ins w:author="Pradeep" w:id="72" w:date="2026-09-22T00:19:54Z">
                <w:sdt>
                  <w:sdtPr>
                    <w:id w:val="1772873729"/>
                    <w:tag w:val="goog_rdk_1272"/>
                  </w:sdtPr>
                  <w:sdtContent>
                    <w:del w:author="Monicaragavan" w:id="35" w:date="2026-09-23T08:08:22Z"/>
                  </w:sdtContent>
                </w:sdt>
              </w:ins>
              <w:sdt>
                <w:sdtPr>
                  <w:id w:val="1544834744"/>
                  <w:tag w:val="goog_rdk_1273"/>
                </w:sdtPr>
                <w:sdtContent>
                  <w:ins w:author="Pradeep" w:id="72" w:date="2026-09-22T00:19:5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handles </w:delText>
                      </w:r>
                    </w:del>
                  </w:ins>
                </w:sdtContent>
              </w:sdt>
              <w:ins w:author="Pradeep" w:id="72" w:date="2026-09-22T00:19:54Z">
                <w:del w:author="Monicaragavan" w:id="35" w:date="2026-09-23T08:08:22Z">
                  <w:sdt>
                    <w:sdtPr>
                      <w:id w:val="-185378879"/>
                      <w:tag w:val="goog_rdk_127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authentication</w:delText>
                      </w:r>
                    </w:sdtContent>
                  </w:sdt>
                  <w:sdt>
                    <w:sdtPr>
                      <w:id w:val="1518070764"/>
                      <w:tag w:val="goog_rdk_1275"/>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 and sessions</w:delText>
                      </w:r>
                    </w:sdtContent>
                  </w:sdt>
                </w:del>
              </w:ins>
            </w:sdtContent>
          </w:sdt>
        </w:p>
      </w:sdtContent>
    </w:sdt>
    <w:sdt>
      <w:sdtPr>
        <w:id w:val="-1764340009"/>
        <w:tag w:val="goog_rdk_1280"/>
      </w:sdtPr>
      <w:sdtContent>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72" w:date="2026-09-22T00:19:54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564106368"/>
              <w:tag w:val="goog_rdk_1277"/>
            </w:sdtPr>
            <w:sdtContent>
              <w:ins w:author="Pradeep" w:id="72" w:date="2026-09-22T00:19:54Z">
                <w:sdt>
                  <w:sdtPr>
                    <w:id w:val="1252105447"/>
                    <w:tag w:val="goog_rdk_1278"/>
                  </w:sdtPr>
                  <w:sdtContent>
                    <w:del w:author="Monicaragavan" w:id="35" w:date="2026-09-23T08:08:22Z"/>
                  </w:sdtContent>
                </w:sdt>
              </w:ins>
              <w:sdt>
                <w:sdtPr>
                  <w:id w:val="2139210639"/>
                  <w:tag w:val="goog_rdk_1279"/>
                </w:sdtPr>
                <w:sdtContent>
                  <w:ins w:author="Pradeep" w:id="72" w:date="2026-09-22T00:19:5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Fast API- python web framework for building APIs</w:delText>
                      </w:r>
                    </w:del>
                  </w:ins>
                </w:sdtContent>
              </w:sdt>
              <w:ins w:author="Pradeep" w:id="72" w:date="2026-09-22T00:19:54Z">
                <w:del w:author="Monicaragavan" w:id="35" w:date="2026-09-23T08:08:22Z"/>
              </w:ins>
            </w:sdtContent>
          </w:sdt>
        </w:p>
      </w:sdtContent>
    </w:sdt>
    <w:sdt>
      <w:sdtPr>
        <w:id w:val="1409627802"/>
        <w:tag w:val="goog_rdk_1284"/>
      </w:sdtPr>
      <w:sdtContent>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72" w:date="2026-09-22T00:19:54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368471177"/>
              <w:tag w:val="goog_rdk_1281"/>
            </w:sdtPr>
            <w:sdtContent>
              <w:ins w:author="Pradeep" w:id="72" w:date="2026-09-22T00:19:54Z">
                <w:sdt>
                  <w:sdtPr>
                    <w:id w:val="-309958481"/>
                    <w:tag w:val="goog_rdk_1282"/>
                  </w:sdtPr>
                  <w:sdtContent>
                    <w:del w:author="Monicaragavan" w:id="35" w:date="2026-09-23T08:08:22Z"/>
                  </w:sdtContent>
                </w:sdt>
              </w:ins>
              <w:sdt>
                <w:sdtPr>
                  <w:id w:val="-1156140721"/>
                  <w:tag w:val="goog_rdk_1283"/>
                </w:sdtPr>
                <w:sdtContent>
                  <w:ins w:author="Pradeep" w:id="72" w:date="2026-09-22T00:19:5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route-function-processing-response</w:delText>
                      </w:r>
                    </w:del>
                  </w:ins>
                </w:sdtContent>
              </w:sdt>
              <w:ins w:author="Pradeep" w:id="72" w:date="2026-09-22T00:19:54Z">
                <w:del w:author="Monicaragavan" w:id="35" w:date="2026-09-23T08:08:22Z"/>
              </w:ins>
            </w:sdtContent>
          </w:sdt>
        </w:p>
      </w:sdtContent>
    </w:sdt>
    <w:sdt>
      <w:sdtPr>
        <w:id w:val="-2081939855"/>
        <w:tag w:val="goog_rdk_1288"/>
      </w:sdtPr>
      <w:sdtContent>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72" w:date="2026-09-22T00:19:54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052044233"/>
              <w:tag w:val="goog_rdk_1285"/>
            </w:sdtPr>
            <w:sdtContent>
              <w:ins w:author="Pradeep" w:id="72" w:date="2026-09-22T00:19:54Z">
                <w:sdt>
                  <w:sdtPr>
                    <w:id w:val="-1541678737"/>
                    <w:tag w:val="goog_rdk_1286"/>
                  </w:sdtPr>
                  <w:sdtContent>
                    <w:del w:author="Monicaragavan" w:id="35" w:date="2026-09-23T08:08:22Z"/>
                  </w:sdtContent>
                </w:sdt>
              </w:ins>
              <w:sdt>
                <w:sdtPr>
                  <w:id w:val="-824106072"/>
                  <w:tag w:val="goog_rdk_1287"/>
                </w:sdtPr>
                <w:sdtContent>
                  <w:ins w:author="Pradeep" w:id="72" w:date="2026-09-22T00:19:5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instead of single file seperate into modules</w:delText>
                      </w:r>
                    </w:del>
                  </w:ins>
                </w:sdtContent>
              </w:sdt>
              <w:ins w:author="Pradeep" w:id="72" w:date="2026-09-22T00:19:54Z">
                <w:del w:author="Monicaragavan" w:id="35" w:date="2026-09-23T08:08:22Z"/>
              </w:ins>
            </w:sdtContent>
          </w:sdt>
        </w:p>
      </w:sdtContent>
    </w:sdt>
    <w:sdt>
      <w:sdtPr>
        <w:id w:val="-182587149"/>
        <w:tag w:val="goog_rdk_1292"/>
      </w:sdtPr>
      <w:sdtContent>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72" w:date="2026-09-22T00:19:54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514065715"/>
              <w:tag w:val="goog_rdk_1289"/>
            </w:sdtPr>
            <w:sdtContent>
              <w:ins w:author="Pradeep" w:id="72" w:date="2026-09-22T00:19:54Z">
                <w:sdt>
                  <w:sdtPr>
                    <w:id w:val="-1718890021"/>
                    <w:tag w:val="goog_rdk_1290"/>
                  </w:sdtPr>
                  <w:sdtContent>
                    <w:del w:author="Monicaragavan" w:id="35" w:date="2026-09-23T08:08:22Z"/>
                  </w:sdtContent>
                </w:sdt>
              </w:ins>
              <w:sdt>
                <w:sdtPr>
                  <w:id w:val="-530329561"/>
                  <w:tag w:val="goog_rdk_1291"/>
                </w:sdtPr>
                <w:sdtContent>
                  <w:ins w:author="Pradeep" w:id="72" w:date="2026-09-22T00:19:5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routes-handles API end points</w:delText>
                      </w:r>
                    </w:del>
                  </w:ins>
                </w:sdtContent>
              </w:sdt>
              <w:ins w:author="Pradeep" w:id="72" w:date="2026-09-22T00:19:54Z">
                <w:del w:author="Monicaragavan" w:id="35" w:date="2026-09-23T08:08:22Z"/>
              </w:ins>
            </w:sdtContent>
          </w:sdt>
        </w:p>
      </w:sdtContent>
    </w:sdt>
    <w:sdt>
      <w:sdtPr>
        <w:id w:val="-1294685085"/>
        <w:tag w:val="goog_rdk_1296"/>
      </w:sdtPr>
      <w:sdtContent>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72" w:date="2026-09-22T00:19:54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933346485"/>
              <w:tag w:val="goog_rdk_1293"/>
            </w:sdtPr>
            <w:sdtContent>
              <w:ins w:author="Pradeep" w:id="72" w:date="2026-09-22T00:19:54Z">
                <w:sdt>
                  <w:sdtPr>
                    <w:id w:val="1452573664"/>
                    <w:tag w:val="goog_rdk_1294"/>
                  </w:sdtPr>
                  <w:sdtContent>
                    <w:del w:author="Monicaragavan" w:id="35" w:date="2026-09-23T08:08:22Z"/>
                  </w:sdtContent>
                </w:sdt>
              </w:ins>
              <w:sdt>
                <w:sdtPr>
                  <w:id w:val="-526122797"/>
                  <w:tag w:val="goog_rdk_1295"/>
                </w:sdtPr>
                <w:sdtContent>
                  <w:ins w:author="Pradeep" w:id="72" w:date="2026-09-22T00:19:5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services-business logic and gemini calls</w:delText>
                      </w:r>
                    </w:del>
                  </w:ins>
                </w:sdtContent>
              </w:sdt>
              <w:ins w:author="Pradeep" w:id="72" w:date="2026-09-22T00:19:54Z">
                <w:del w:author="Monicaragavan" w:id="35" w:date="2026-09-23T08:08:22Z"/>
              </w:ins>
            </w:sdtContent>
          </w:sdt>
        </w:p>
      </w:sdtContent>
    </w:sdt>
    <w:sdt>
      <w:sdtPr>
        <w:id w:val="-1478372102"/>
        <w:tag w:val="goog_rdk_1301"/>
      </w:sdtPr>
      <w:sdtContent>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72" w:date="2026-09-22T00:19:54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827405294"/>
              <w:tag w:val="goog_rdk_1297"/>
            </w:sdtPr>
            <w:sdtContent>
              <w:ins w:author="Pradeep" w:id="72" w:date="2026-09-22T00:19:54Z">
                <w:sdt>
                  <w:sdtPr>
                    <w:id w:val="75019601"/>
                    <w:tag w:val="goog_rdk_1298"/>
                  </w:sdtPr>
                  <w:sdtContent>
                    <w:del w:author="Monicaragavan" w:id="35" w:date="2026-09-23T08:08:22Z"/>
                  </w:sdtContent>
                </w:sdt>
              </w:ins>
              <w:sdt>
                <w:sdtPr>
                  <w:id w:val="-1612332586"/>
                  <w:tag w:val="goog_rdk_1299"/>
                </w:sdtPr>
                <w:sdtContent>
                  <w:ins w:author="Pradeep" w:id="72" w:date="2026-09-22T00:19:5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models-defines input output </w:delText>
                      </w:r>
                    </w:del>
                  </w:ins>
                </w:sdtContent>
              </w:sdt>
              <w:ins w:author="Pradeep" w:id="72" w:date="2026-09-22T00:19:54Z">
                <w:del w:author="Monicaragavan" w:id="35" w:date="2026-09-23T08:08:22Z">
                  <w:sdt>
                    <w:sdtPr>
                      <w:id w:val="-765857690"/>
                      <w:tag w:val="goog_rdk_1300"/>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data structure</w:delText>
                      </w:r>
                    </w:sdtContent>
                  </w:sdt>
                </w:del>
              </w:ins>
            </w:sdtContent>
          </w:sdt>
        </w:p>
      </w:sdtContent>
    </w:sdt>
    <w:sdt>
      <w:sdtPr>
        <w:id w:val="2007819361"/>
        <w:tag w:val="goog_rdk_1307"/>
      </w:sdtPr>
      <w:sdtContent>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Aafreen S" w:id="0" w:date="2026-09-23T12:46:07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562211461"/>
              <w:tag w:val="goog_rdk_1302"/>
            </w:sdtPr>
            <w:sdtContent>
              <w:ins w:author="Pradeep" w:id="72" w:date="2026-09-22T00:19:54Z">
                <w:sdt>
                  <w:sdtPr>
                    <w:id w:val="-1995652621"/>
                    <w:tag w:val="goog_rdk_1303"/>
                  </w:sdtPr>
                  <w:sdtContent>
                    <w:del w:author="Monicaragavan" w:id="35" w:date="2026-09-23T08:08:22Z"/>
                  </w:sdtContent>
                </w:sdt>
              </w:ins>
              <w:sdt>
                <w:sdtPr>
                  <w:id w:val="-1155430988"/>
                  <w:tag w:val="goog_rdk_1304"/>
                </w:sdtPr>
                <w:sdtContent>
                  <w:ins w:author="Pradeep" w:id="72" w:date="2026-09-22T00:19:5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CORS-helps frontend and backend safe communication</w:delText>
                      </w:r>
                    </w:del>
                  </w:ins>
                </w:sdtContent>
              </w:sdt>
              <w:ins w:author="Pradeep" w:id="72" w:date="2026-09-22T00:19:54Z">
                <w:del w:author="Monicaragavan" w:id="35" w:date="2026-09-23T08:08:22Z"/>
              </w:ins>
            </w:sdtContent>
          </w:sdt>
          <w:sdt>
            <w:sdtPr>
              <w:id w:val="578254597"/>
              <w:tag w:val="goog_rdk_1305"/>
            </w:sdtPr>
            <w:sdtContent>
              <w:del w:author="Monicaragavan" w:id="35" w:date="2026-09-23T08:08:22Z"/>
              <w:sdt>
                <w:sdtPr>
                  <w:id w:val="-154217222"/>
                  <w:tag w:val="goog_rdk_130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983928115"/>
        <w:tag w:val="goog_rdk_1310"/>
      </w:sdtPr>
      <w:sdtContent>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i w:val="0"/>
                  <w:iCs w:val="0"/>
                  <w:smallCaps w:val="0"/>
                  <w:strike w:val="0"/>
                  <w:color w:val="000000"/>
                  <w:sz w:val="24"/>
                  <w:szCs w:val="24"/>
                  <w:u w:val="none"/>
                  <w:shd w:fill="auto" w:val="clear"/>
                  <w:vertAlign w:val="baseline"/>
                </w:rPr>
              </w:rPrChange>
            </w:rPr>
          </w:pPr>
          <w:sdt>
            <w:sdtPr>
              <w:id w:val="-793317554"/>
              <w:tag w:val="goog_rdk_1308"/>
            </w:sdtPr>
            <w:sdtContent>
              <w:del w:author="Monicaragavan" w:id="35" w:date="2026-09-23T08:08:22Z"/>
              <w:sdt>
                <w:sdtPr>
                  <w:id w:val="-1019546266"/>
                  <w:tag w:val="goog_rdk_1309"/>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905654354"/>
        <w:tag w:val="goog_rdk_1313"/>
      </w:sdtPr>
      <w:sdtContent>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i w:val="0"/>
                  <w:iCs w:val="0"/>
                  <w:smallCaps w:val="0"/>
                  <w:strike w:val="0"/>
                  <w:color w:val="000000"/>
                  <w:sz w:val="24"/>
                  <w:szCs w:val="24"/>
                  <w:u w:val="none"/>
                  <w:shd w:fill="auto" w:val="clear"/>
                  <w:vertAlign w:val="baseline"/>
                </w:rPr>
              </w:rPrChange>
            </w:rPr>
          </w:pPr>
          <w:sdt>
            <w:sdtPr>
              <w:id w:val="1062162531"/>
              <w:tag w:val="goog_rdk_1311"/>
            </w:sdtPr>
            <w:sdtContent>
              <w:del w:author="Monicaragavan" w:id="35" w:date="2026-09-23T08:08:22Z"/>
              <w:sdt>
                <w:sdtPr>
                  <w:id w:val="1968970465"/>
                  <w:tag w:val="goog_rdk_131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335928293"/>
        <w:tag w:val="goog_rdk_1316"/>
      </w:sdtPr>
      <w:sdtContent>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i w:val="0"/>
                  <w:iCs w:val="0"/>
                  <w:smallCaps w:val="0"/>
                  <w:strike w:val="0"/>
                  <w:color w:val="000000"/>
                  <w:sz w:val="24"/>
                  <w:szCs w:val="24"/>
                  <w:u w:val="none"/>
                  <w:shd w:fill="auto" w:val="clear"/>
                  <w:vertAlign w:val="baseline"/>
                </w:rPr>
              </w:rPrChange>
            </w:rPr>
          </w:pPr>
          <w:sdt>
            <w:sdtPr>
              <w:id w:val="-285306683"/>
              <w:tag w:val="goog_rdk_1314"/>
            </w:sdtPr>
            <w:sdtContent>
              <w:del w:author="Monicaragavan" w:id="35" w:date="2026-09-23T08:08:22Z"/>
              <w:sdt>
                <w:sdtPr>
                  <w:id w:val="-1605441351"/>
                  <w:tag w:val="goog_rdk_131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314528844"/>
        <w:tag w:val="goog_rdk_1319"/>
      </w:sdtPr>
      <w:sdtContent>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sz w:val="24"/>
                  <w:szCs w:val="24"/>
                </w:rPr>
              </w:rPrChange>
            </w:rPr>
          </w:pPr>
          <w:sdt>
            <w:sdtPr>
              <w:id w:val="884749585"/>
              <w:tag w:val="goog_rdk_1317"/>
            </w:sdtPr>
            <w:sdtContent>
              <w:del w:author="Monicaragavan" w:id="35" w:date="2026-09-23T08:08:22Z"/>
              <w:sdt>
                <w:sdtPr>
                  <w:id w:val="1204532203"/>
                  <w:tag w:val="goog_rdk_131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371175643"/>
        <w:tag w:val="goog_rdk_1322"/>
      </w:sdtPr>
      <w:sdtContent>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sz w:val="24"/>
                  <w:szCs w:val="24"/>
                </w:rPr>
              </w:rPrChange>
            </w:rPr>
          </w:pPr>
          <w:sdt>
            <w:sdtPr>
              <w:id w:val="2019591705"/>
              <w:tag w:val="goog_rdk_1320"/>
            </w:sdtPr>
            <w:sdtContent>
              <w:del w:author="Monicaragavan" w:id="35" w:date="2026-09-23T08:08:22Z"/>
              <w:sdt>
                <w:sdtPr>
                  <w:id w:val="1257353149"/>
                  <w:tag w:val="goog_rdk_1321"/>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893846639"/>
        <w:tag w:val="goog_rdk_1325"/>
      </w:sdtPr>
      <w:sdtContent>
        <w:p w:rsidR="00000000" w:rsidDel="00000000" w:rsidP="00000000" w:rsidRDefault="00000000" w:rsidRPr="00000000" w14:paraId="00000116">
          <w:pPr>
            <w:pStyle w:val="Heading2"/>
            <w:keepNext w:val="0"/>
            <w:keepLines w:val="0"/>
            <w:spacing w:after="80" w:before="36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color w:val="000000"/>
                  <w:sz w:val="24"/>
                  <w:szCs w:val="24"/>
                </w:rPr>
              </w:rPrChange>
            </w:rPr>
          </w:pPr>
          <w:sdt>
            <w:sdtPr>
              <w:id w:val="-825599117"/>
              <w:tag w:val="goog_rdk_1323"/>
            </w:sdtPr>
            <w:sdtContent>
              <w:del w:author="Monicaragavan" w:id="35" w:date="2026-09-23T08:08:22Z"/>
              <w:sdt>
                <w:sdtPr>
                  <w:id w:val="1201350975"/>
                  <w:tag w:val="goog_rdk_1324"/>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color w:val="000000"/>
                            <w:sz w:val="24"/>
                            <w:szCs w:val="24"/>
                          </w:rPr>
                        </w:rPrChange>
                      </w:rPr>
                      <w:delText xml:space="preserve">MILESTONE 4: UI Development</w:delText>
                    </w:r>
                  </w:del>
                </w:sdtContent>
              </w:sdt>
              <w:del w:author="Monicaragavan" w:id="35" w:date="2026-09-23T08:08:22Z">
                <w:bookmarkStart w:colFirst="0" w:colLast="0" w:name="_heading=h.95lubtn1jv67" w:id="13"/>
                <w:bookmarkEnd w:id="13"/>
              </w:del>
            </w:sdtContent>
          </w:sdt>
        </w:p>
      </w:sdtContent>
    </w:sdt>
    <w:sdt>
      <w:sdtPr>
        <w:id w:val="756886560"/>
        <w:tag w:val="goog_rdk_1338"/>
      </w:sdtPr>
      <w:sdtContent>
        <w:p w:rsidR="00000000" w:rsidDel="00000000" w:rsidP="00000000" w:rsidRDefault="00000000" w:rsidRPr="00000000" w14:paraId="00000117">
          <w:pPr>
            <w:spacing w:after="240" w:befor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893029870"/>
              <w:tag w:val="goog_rdk_1326"/>
            </w:sdtPr>
            <w:sdtContent>
              <w:del w:author="Monicaragavan" w:id="35" w:date="2026-09-23T08:08:22Z"/>
              <w:sdt>
                <w:sdtPr>
                  <w:id w:val="2018301520"/>
                  <w:tag w:val="goog_rdk_1327"/>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This milestone focuses on developing a </w:delText>
                    </w:r>
                  </w:del>
                </w:sdtContent>
              </w:sdt>
              <w:del w:author="Monicaragavan" w:id="35" w:date="2026-09-23T08:08:22Z">
                <w:sdt>
                  <w:sdtPr>
                    <w:id w:val="1711413580"/>
                    <w:tag w:val="goog_rdk_1328"/>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lightweight, responsive, and intuitive frontend</w:delText>
                    </w:r>
                  </w:sdtContent>
                </w:sdt>
                <w:sdt>
                  <w:sdtPr>
                    <w:id w:val="-402584098"/>
                    <w:tag w:val="goog_rdk_1329"/>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for </w:delText>
                    </w:r>
                  </w:sdtContent>
                </w:sdt>
                <w:sdt>
                  <w:sdtPr>
                    <w:id w:val="-969713883"/>
                    <w:tag w:val="goog_rdk_1330"/>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PocketSmart AI</w:delText>
                    </w:r>
                  </w:sdtContent>
                </w:sdt>
                <w:sdt>
                  <w:sdtPr>
                    <w:id w:val="2131897864"/>
                    <w:tag w:val="goog_rdk_1331"/>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using </w:delText>
                    </w:r>
                  </w:sdtContent>
                </w:sdt>
                <w:sdt>
                  <w:sdtPr>
                    <w:id w:val="1758381947"/>
                    <w:tag w:val="goog_rdk_1332"/>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HTML</w:delText>
                    </w:r>
                  </w:sdtContent>
                </w:sdt>
                <w:sdt>
                  <w:sdtPr>
                    <w:id w:val="-1825286901"/>
                    <w:tag w:val="goog_rdk_1333"/>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w:delText>
                    </w:r>
                  </w:sdtContent>
                </w:sdt>
                <w:sdt>
                  <w:sdtPr>
                    <w:id w:val="-751247820"/>
                    <w:tag w:val="goog_rdk_133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CSS</w:delText>
                    </w:r>
                  </w:sdtContent>
                </w:sdt>
                <w:sdt>
                  <w:sdtPr>
                    <w:id w:val="1205393688"/>
                    <w:tag w:val="goog_rdk_1335"/>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and </w:delText>
                    </w:r>
                  </w:sdtContent>
                </w:sdt>
                <w:sdt>
                  <w:sdtPr>
                    <w:id w:val="-574562533"/>
                    <w:tag w:val="goog_rdk_133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Jinja2 templates</w:delText>
                    </w:r>
                  </w:sdtContent>
                </w:sdt>
                <w:sdt>
                  <w:sdtPr>
                    <w:id w:val="1421034451"/>
                    <w:tag w:val="goog_rdk_1337"/>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The interface enables users to interact seamlessly with the system's budget-based recommendation capabilities across Home Interior, Party Planning, and Jewelry categories. It is tightly integrated with FastAPI backend endpoints to facilitate real-time input and AI-powered output rendering.The goal is to maintain a clean, user-friendly design that supports multi-category inputs, displays structured AI recommendations, and includes authentication and session-based personalization.</w:delText>
                    </w:r>
                  </w:sdtContent>
                </w:sdt>
              </w:del>
            </w:sdtContent>
          </w:sdt>
        </w:p>
      </w:sdtContent>
    </w:sdt>
    <w:sdt>
      <w:sdtPr>
        <w:id w:val="1375319211"/>
        <w:tag w:val="goog_rdk_1341"/>
      </w:sdtPr>
      <w:sdtContent>
        <w:p w:rsidR="00000000" w:rsidDel="00000000" w:rsidP="00000000" w:rsidRDefault="00000000" w:rsidRPr="00000000" w14:paraId="00000118">
          <w:pPr>
            <w:spacing w:after="280" w:before="280" w:lineRule="auto"/>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68953977"/>
              <w:tag w:val="goog_rdk_1339"/>
            </w:sdtPr>
            <w:sdtContent>
              <w:del w:author="Monicaragavan" w:id="35" w:date="2026-09-23T08:08:22Z"/>
              <w:sdt>
                <w:sdtPr>
                  <w:id w:val="-1770081060"/>
                  <w:tag w:val="goog_rdk_134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259612701"/>
        <w:tag w:val="goog_rdk_1344"/>
      </w:sdtPr>
      <w:sdtContent>
        <w:p w:rsidR="00000000" w:rsidDel="00000000" w:rsidP="00000000" w:rsidRDefault="00000000" w:rsidRPr="00000000" w14:paraId="00000119">
          <w:pPr>
            <w:spacing w:after="240" w:befor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pPr>
          <w:sdt>
            <w:sdtPr>
              <w:id w:val="-610568654"/>
              <w:tag w:val="goog_rdk_1342"/>
            </w:sdtPr>
            <w:sdtContent>
              <w:del w:author="Monicaragavan" w:id="35" w:date="2026-09-23T08:08:22Z"/>
              <w:sdt>
                <w:sdtPr>
                  <w:id w:val="1962002491"/>
                  <w:tag w:val="goog_rdk_1343"/>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Activity 4.1: Develop HTML Frontend Interface</w:delText>
                    </w:r>
                  </w:del>
                </w:sdtContent>
              </w:sdt>
              <w:del w:author="Monicaragavan" w:id="35" w:date="2026-09-23T08:08:22Z"/>
            </w:sdtContent>
          </w:sdt>
        </w:p>
      </w:sdtContent>
    </w:sdt>
    <w:sdt>
      <w:sdtPr>
        <w:id w:val="-689998472"/>
        <w:tag w:val="goog_rdk_1347"/>
      </w:sdtPr>
      <w:sdtContent>
        <w:p w:rsidR="00000000" w:rsidDel="00000000" w:rsidP="00000000" w:rsidRDefault="00000000" w:rsidRPr="00000000" w14:paraId="0000011A">
          <w:pPr>
            <w:numPr>
              <w:ilvl w:val="0"/>
              <w:numId w:val="29"/>
            </w:numPr>
            <w:spacing w:after="0" w:before="240" w:lineRule="auto"/>
            <w:ind w:left="720" w:hanging="360"/>
            <w:rPr>
              <w:del w:author="Monicaragavan" w:id="35" w:date="2026-09-23T08:08:22Z"/>
              <w:rFonts w:ascii="Cambria" w:cs="Cambria" w:eastAsia="Cambria" w:hAnsi="Cambria"/>
              <w:strike w:val="1"/>
              <w:sz w:val="24"/>
              <w:szCs w:val="24"/>
              <w:rPrChange w:author="Deepii Deepa" w:id="23" w:date="2026-09-23T12:38:09Z">
                <w:rPr>
                  <w:rFonts w:ascii="Cambria" w:cs="Cambria" w:eastAsia="Cambria" w:hAnsi="Cambria"/>
                  <w:sz w:val="24"/>
                  <w:szCs w:val="24"/>
                </w:rPr>
              </w:rPrChange>
            </w:rPr>
            <w:pPrChange w:author="Deepii Deepa" w:id="0" w:date="2026-09-23T12:38:09Z">
              <w:pPr>
                <w:numPr>
                  <w:ilvl w:val="0"/>
                  <w:numId w:val="29"/>
                </w:numPr>
                <w:spacing w:after="0" w:before="240" w:lineRule="auto"/>
                <w:ind w:left="720" w:hanging="360"/>
              </w:pPr>
            </w:pPrChange>
          </w:pPr>
          <w:sdt>
            <w:sdtPr>
              <w:id w:val="-107539069"/>
              <w:tag w:val="goog_rdk_1345"/>
            </w:sdtPr>
            <w:sdtContent>
              <w:del w:author="Monicaragavan" w:id="35" w:date="2026-09-23T08:08:22Z"/>
              <w:sdt>
                <w:sdtPr>
                  <w:id w:val="1508099791"/>
                  <w:tag w:val="goog_rdk_1346"/>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Design a home page with budget input fields and category selectors (Home, Party, Jewelry)</w:delText>
                      <w:br w:type="textWrapping"/>
                    </w:r>
                  </w:del>
                </w:sdtContent>
              </w:sdt>
              <w:del w:author="Monicaragavan" w:id="35" w:date="2026-09-23T08:08:22Z"/>
            </w:sdtContent>
          </w:sdt>
        </w:p>
      </w:sdtContent>
    </w:sdt>
    <w:sdt>
      <w:sdtPr>
        <w:id w:val="-229394761"/>
        <w:tag w:val="goog_rdk_1350"/>
      </w:sdtPr>
      <w:sdtContent>
        <w:p w:rsidR="00000000" w:rsidDel="00000000" w:rsidP="00000000" w:rsidRDefault="00000000" w:rsidRPr="00000000" w14:paraId="0000011B">
          <w:pPr>
            <w:numPr>
              <w:ilvl w:val="0"/>
              <w:numId w:val="29"/>
            </w:numPr>
            <w:spacing w:after="0" w:before="0" w:lineRule="auto"/>
            <w:ind w:left="720" w:hanging="360"/>
            <w:rPr>
              <w:del w:author="Monicaragavan" w:id="35" w:date="2026-09-23T08:08:22Z"/>
              <w:rFonts w:ascii="Cambria" w:cs="Cambria" w:eastAsia="Cambria" w:hAnsi="Cambria"/>
              <w:strike w:val="1"/>
              <w:sz w:val="24"/>
              <w:szCs w:val="24"/>
              <w:rPrChange w:author="Deepii Deepa" w:id="23" w:date="2026-09-23T12:38:09Z">
                <w:rPr>
                  <w:rFonts w:ascii="Cambria" w:cs="Cambria" w:eastAsia="Cambria" w:hAnsi="Cambria"/>
                  <w:sz w:val="24"/>
                  <w:szCs w:val="24"/>
                </w:rPr>
              </w:rPrChange>
            </w:rPr>
            <w:pPrChange w:author="Deepii Deepa" w:id="0" w:date="2026-09-23T12:38:09Z">
              <w:pPr>
                <w:numPr>
                  <w:ilvl w:val="0"/>
                  <w:numId w:val="29"/>
                </w:numPr>
                <w:spacing w:after="0" w:before="0" w:lineRule="auto"/>
                <w:ind w:left="720" w:hanging="360"/>
              </w:pPr>
            </w:pPrChange>
          </w:pPr>
          <w:sdt>
            <w:sdtPr>
              <w:id w:val="1831227488"/>
              <w:tag w:val="goog_rdk_1348"/>
            </w:sdtPr>
            <w:sdtContent>
              <w:del w:author="Monicaragavan" w:id="35" w:date="2026-09-23T08:08:22Z"/>
              <w:sdt>
                <w:sdtPr>
                  <w:id w:val="-1888347765"/>
                  <w:tag w:val="goog_rdk_1349"/>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Implement individual forms for each planner module connected to FastAPI POST routes</w:delText>
                      <w:br w:type="textWrapping"/>
                    </w:r>
                  </w:del>
                </w:sdtContent>
              </w:sdt>
              <w:del w:author="Monicaragavan" w:id="35" w:date="2026-09-23T08:08:22Z"/>
            </w:sdtContent>
          </w:sdt>
        </w:p>
      </w:sdtContent>
    </w:sdt>
    <w:sdt>
      <w:sdtPr>
        <w:id w:val="-1498757039"/>
        <w:tag w:val="goog_rdk_1353"/>
      </w:sdtPr>
      <w:sdtContent>
        <w:p w:rsidR="00000000" w:rsidDel="00000000" w:rsidP="00000000" w:rsidRDefault="00000000" w:rsidRPr="00000000" w14:paraId="0000011C">
          <w:pPr>
            <w:numPr>
              <w:ilvl w:val="0"/>
              <w:numId w:val="29"/>
            </w:numPr>
            <w:spacing w:after="240" w:before="0" w:lineRule="auto"/>
            <w:ind w:left="720" w:hanging="360"/>
            <w:rPr>
              <w:del w:author="Monicaragavan" w:id="35" w:date="2026-09-23T08:08:22Z"/>
              <w:rFonts w:ascii="Cambria" w:cs="Cambria" w:eastAsia="Cambria" w:hAnsi="Cambria"/>
              <w:strike w:val="1"/>
              <w:sz w:val="24"/>
              <w:szCs w:val="24"/>
              <w:rPrChange w:author="Deepii Deepa" w:id="23" w:date="2026-09-23T12:38:09Z">
                <w:rPr>
                  <w:rFonts w:ascii="Cambria" w:cs="Cambria" w:eastAsia="Cambria" w:hAnsi="Cambria"/>
                  <w:sz w:val="24"/>
                  <w:szCs w:val="24"/>
                </w:rPr>
              </w:rPrChange>
            </w:rPr>
            <w:pPrChange w:author="Deepii Deepa" w:id="0" w:date="2026-09-23T12:38:09Z">
              <w:pPr>
                <w:numPr>
                  <w:ilvl w:val="0"/>
                  <w:numId w:val="29"/>
                </w:numPr>
                <w:spacing w:after="240" w:before="0" w:lineRule="auto"/>
                <w:ind w:left="720" w:hanging="360"/>
              </w:pPr>
            </w:pPrChange>
          </w:pPr>
          <w:sdt>
            <w:sdtPr>
              <w:id w:val="1589664761"/>
              <w:tag w:val="goog_rdk_1351"/>
            </w:sdtPr>
            <w:sdtContent>
              <w:del w:author="Monicaragavan" w:id="35" w:date="2026-09-23T08:08:22Z"/>
              <w:sdt>
                <w:sdtPr>
                  <w:id w:val="1902398133"/>
                  <w:tag w:val="goog_rdk_1352"/>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Display AI responses in well-structured, card-like layouts (e.g., product suggestions, item details, prices)</w:delText>
                    </w:r>
                  </w:del>
                </w:sdtContent>
              </w:sdt>
              <w:del w:author="Monicaragavan" w:id="35" w:date="2026-09-23T08:08:22Z"/>
            </w:sdtContent>
          </w:sdt>
        </w:p>
      </w:sdtContent>
    </w:sdt>
    <w:sdt>
      <w:sdtPr>
        <w:id w:val="-1025930631"/>
        <w:tag w:val="goog_rdk_1357"/>
      </w:sdtPr>
      <w:sdtContent>
        <w:p w:rsidR="00000000" w:rsidDel="00000000" w:rsidP="00000000" w:rsidRDefault="00000000" w:rsidRPr="00000000" w14:paraId="0000011D">
          <w:pPr>
            <w:pStyle w:val="Heading4"/>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i w:val="0"/>
                  <w:iCs w:val="0"/>
                  <w:color w:val="000000"/>
                  <w:sz w:val="24"/>
                  <w:szCs w:val="24"/>
                </w:rPr>
              </w:rPrChange>
            </w:rPr>
          </w:pPr>
          <w:sdt>
            <w:sdtPr>
              <w:id w:val="669653529"/>
              <w:tag w:val="goog_rdk_1354"/>
            </w:sdtPr>
            <w:sdtContent>
              <w:del w:author="Monicaragavan" w:id="35" w:date="2026-09-23T08:08:22Z"/>
              <w:sdt>
                <w:sdtPr>
                  <w:id w:val="274471900"/>
                  <w:tag w:val="goog_rdk_135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i w:val="0"/>
                            <w:iCs w:val="0"/>
                            <w:color w:val="000000"/>
                            <w:sz w:val="24"/>
                            <w:szCs w:val="24"/>
                          </w:rPr>
                        </w:rPrChange>
                      </w:rPr>
                      <w:delText xml:space="preserve">Templates Directory Structure:</w:delText>
                    </w:r>
                  </w:del>
                </w:sdtContent>
              </w:sdt>
              <w:del w:author="Monicaragavan" w:id="35" w:date="2026-09-23T08:08:22Z">
                <w:sdt>
                  <w:sdtPr>
                    <w:id w:val="-1209363097"/>
                    <w:tag w:val="goog_rdk_1356"/>
                  </w:sdtPr>
                  <w:sdtContent>
                    <w:r w:rsidDel="00000000" w:rsidR="00000000" w:rsidRPr="00000000">
                      <w:rPr>
                        <w:rtl w:val="0"/>
                      </w:rPr>
                    </w:r>
                  </w:sdtContent>
                </w:sdt>
              </w:del>
            </w:sdtContent>
          </w:sdt>
        </w:p>
      </w:sdtContent>
    </w:sdt>
    <w:sdt>
      <w:sdtPr>
        <w:id w:val="1659675341"/>
        <w:tag w:val="goog_rdk_1363"/>
      </w:sdtPr>
      <w:sdtContent>
        <w:p w:rsidR="00000000" w:rsidDel="00000000" w:rsidP="00000000" w:rsidRDefault="00000000" w:rsidRPr="00000000" w14:paraId="000001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73" w:date="2026-09-22T00:28:55Z"/>
              <w:del w:author="Monicaragavan" w:id="35" w:date="2026-09-23T08:08:22Z"/>
              <w:rFonts w:ascii="Cambria" w:cs="Cambria" w:eastAsia="Cambria" w:hAnsi="Cambria"/>
              <w:b w:val="1"/>
              <w:bCs w:val="1"/>
              <w:i w:val="0"/>
              <w:iCs w:val="0"/>
              <w:smallCaps w:val="0"/>
              <w:strike w:val="1"/>
              <w:color w:val="000000"/>
              <w:sz w:val="24"/>
              <w:szCs w:val="24"/>
              <w:shd w:fill="auto" w:val="clear"/>
              <w:vertAlign w:val="baseline"/>
              <w:rPrChange w:author="Deepii Deepa" w:id="23" w:date="2026-09-23T12:38:09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Deepii Deepa" w:id="0" w:date="2026-09-23T12:38:09Z">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680504143"/>
              <w:tag w:val="goog_rdk_1360"/>
            </w:sdtPr>
            <w:sdtContent>
              <w:ins w:author="Pradeep" w:id="73" w:date="2026-09-22T00:28:55Z">
                <w:sdt>
                  <w:sdtPr>
                    <w:id w:val="1944504763"/>
                    <w:tag w:val="goog_rdk_1361"/>
                  </w:sdtPr>
                  <w:sdtContent>
                    <w:del w:author="Monicaragavan" w:id="35" w:date="2026-09-23T08:08:22Z"/>
                  </w:sdtContent>
                </w:sdt>
              </w:ins>
              <w:sdt>
                <w:sdtPr>
                  <w:id w:val="933996322"/>
                  <w:tag w:val="goog_rdk_1362"/>
                </w:sdtPr>
                <w:sdtContent>
                  <w:ins w:author="Pradeep" w:id="73" w:date="2026-09-22T00:28:55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i w:val="0"/>
                              <w:iCs w:val="0"/>
                              <w:color w:val="000000"/>
                              <w:sz w:val="24"/>
                              <w:szCs w:val="24"/>
                            </w:rPr>
                          </w:rPrChange>
                        </w:rPr>
                        <w:delText xml:space="preserve"> built frontend</w:delText>
                      </w:r>
                    </w:del>
                  </w:ins>
                </w:sdtContent>
              </w:sdt>
              <w:ins w:author="Pradeep" w:id="73" w:date="2026-09-22T00:28:55Z">
                <w:del w:author="Monicaragavan" w:id="35" w:date="2026-09-23T08:08:22Z"/>
              </w:ins>
            </w:sdtContent>
          </w:sdt>
        </w:p>
      </w:sdtContent>
    </w:sdt>
    <w:sdt>
      <w:sdtPr>
        <w:id w:val="-2007936375"/>
        <w:tag w:val="goog_rdk_1367"/>
      </w:sdtPr>
      <w:sdtContent>
        <w:p w:rsidR="00000000" w:rsidDel="00000000" w:rsidP="00000000" w:rsidRDefault="00000000" w:rsidRPr="00000000" w14:paraId="000001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73" w:date="2026-09-22T00:28:55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644925312"/>
              <w:tag w:val="goog_rdk_1364"/>
            </w:sdtPr>
            <w:sdtContent>
              <w:ins w:author="Pradeep" w:id="73" w:date="2026-09-22T00:28:55Z">
                <w:sdt>
                  <w:sdtPr>
                    <w:id w:val="1312692004"/>
                    <w:tag w:val="goog_rdk_1365"/>
                  </w:sdtPr>
                  <w:sdtContent>
                    <w:del w:author="Monicaragavan" w:id="35" w:date="2026-09-23T08:08:22Z"/>
                  </w:sdtContent>
                </w:sdt>
              </w:ins>
              <w:sdt>
                <w:sdtPr>
                  <w:id w:val="-1059104219"/>
                  <w:tag w:val="goog_rdk_1366"/>
                </w:sdtPr>
                <w:sdtContent>
                  <w:ins w:author="Pradeep" w:id="73" w:date="2026-09-22T00:28:55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i w:val="0"/>
                              <w:iCs w:val="0"/>
                              <w:color w:val="000000"/>
                              <w:sz w:val="24"/>
                              <w:szCs w:val="24"/>
                            </w:rPr>
                          </w:rPrChange>
                        </w:rPr>
                        <w:delText xml:space="preserve">technologies UI</w:delText>
                      </w:r>
                    </w:del>
                  </w:ins>
                </w:sdtContent>
              </w:sdt>
              <w:ins w:author="Pradeep" w:id="73" w:date="2026-09-22T00:28:55Z">
                <w:del w:author="Monicaragavan" w:id="35" w:date="2026-09-23T08:08:22Z"/>
              </w:ins>
            </w:sdtContent>
          </w:sdt>
        </w:p>
      </w:sdtContent>
    </w:sdt>
    <w:sdt>
      <w:sdtPr>
        <w:id w:val="-596386926"/>
        <w:tag w:val="goog_rdk_1373"/>
      </w:sdtPr>
      <w:sdtContent>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strike w:val="1"/>
              <w:rPrChange w:author="Deepii Deepa" w:id="23" w:date="2026-09-23T12:38:09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Deepii Deepa" w:id="0" w:date="2026-09-23T12:38:09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910718722"/>
              <w:tag w:val="goog_rdk_1368"/>
            </w:sdtPr>
            <w:sdtContent>
              <w:ins w:author="Pradeep" w:id="73" w:date="2026-09-22T00:28:55Z">
                <w:sdt>
                  <w:sdtPr>
                    <w:id w:val="-520419171"/>
                    <w:tag w:val="goog_rdk_1369"/>
                  </w:sdtPr>
                  <w:sdtContent>
                    <w:del w:author="Monicaragavan" w:id="35" w:date="2026-09-23T08:08:22Z"/>
                  </w:sdtContent>
                </w:sdt>
              </w:ins>
              <w:sdt>
                <w:sdtPr>
                  <w:id w:val="-1986826003"/>
                  <w:tag w:val="goog_rdk_1370"/>
                </w:sdtPr>
                <w:sdtContent>
                  <w:ins w:author="Pradeep" w:id="73" w:date="2026-09-22T00:28:55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i w:val="0"/>
                              <w:iCs w:val="0"/>
                              <w:color w:val="000000"/>
                              <w:sz w:val="24"/>
                              <w:szCs w:val="24"/>
                            </w:rPr>
                          </w:rPrChange>
                        </w:rPr>
                        <w:delText xml:space="preserve">creates User friendly interface </w:delText>
                      </w:r>
                    </w:del>
                  </w:ins>
                </w:sdtContent>
              </w:sdt>
              <w:ins w:author="Pradeep" w:id="73" w:date="2026-09-22T00:28:55Z">
                <w:del w:author="Monicaragavan" w:id="35" w:date="2026-09-23T08:08:22Z"/>
              </w:ins>
            </w:sdtContent>
          </w:sdt>
          <w:sdt>
            <w:sdtPr>
              <w:id w:val="-481229468"/>
              <w:tag w:val="goog_rdk_1371"/>
            </w:sdtPr>
            <w:sdtContent>
              <w:del w:author="Monicaragavan" w:id="35" w:date="2026-09-23T08:08:22Z"/>
              <w:sdt>
                <w:sdtPr>
                  <w:id w:val="2050892800"/>
                  <w:tag w:val="goog_rdk_137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995695588"/>
        <w:tag w:val="goog_rdk_1376"/>
      </w:sdtPr>
      <w:sdtContent>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i w:val="0"/>
                  <w:iCs w:val="0"/>
                  <w:smallCaps w:val="0"/>
                  <w:strike w:val="0"/>
                  <w:color w:val="000000"/>
                  <w:sz w:val="24"/>
                  <w:szCs w:val="24"/>
                  <w:u w:val="none"/>
                  <w:shd w:fill="auto" w:val="clear"/>
                  <w:vertAlign w:val="baseline"/>
                </w:rPr>
              </w:rPrChange>
            </w:rPr>
          </w:pPr>
          <w:sdt>
            <w:sdtPr>
              <w:id w:val="-1035311027"/>
              <w:tag w:val="goog_rdk_1374"/>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drawing>
                    <wp:inline distB="114300" distT="114300" distL="114300" distR="114300">
                      <wp:extent cx="1428750" cy="3886200"/>
                      <wp:effectExtent b="0" l="0" r="0" t="0"/>
                      <wp:docPr id="170" name="image52.png"/>
                      <a:graphic>
                        <a:graphicData uri="http://schemas.openxmlformats.org/drawingml/2006/picture">
                          <pic:pic>
                            <pic:nvPicPr>
                              <pic:cNvPr id="0" name="image52.png"/>
                              <pic:cNvPicPr preferRelativeResize="0"/>
                            </pic:nvPicPr>
                            <pic:blipFill>
                              <a:blip r:embed="rId47"/>
                              <a:srcRect b="0" l="0" r="0" t="0"/>
                              <a:stretch>
                                <a:fillRect/>
                              </a:stretch>
                            </pic:blipFill>
                            <pic:spPr>
                              <a:xfrm>
                                <a:off x="0" y="0"/>
                                <a:ext cx="1428750" cy="3886200"/>
                              </a:xfrm>
                              <a:prstGeom prst="rect"/>
                              <a:ln/>
                            </pic:spPr>
                          </pic:pic>
                        </a:graphicData>
                      </a:graphic>
                    </wp:inline>
                  </w:drawing>
                </w:r>
              </w:del>
              <w:sdt>
                <w:sdtPr>
                  <w:id w:val="690636281"/>
                  <w:tag w:val="goog_rdk_137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437469218"/>
        <w:tag w:val="goog_rdk_1379"/>
      </w:sdtPr>
      <w:sdtContent>
        <w:p w:rsidR="00000000" w:rsidDel="00000000" w:rsidP="00000000" w:rsidRDefault="00000000" w:rsidRPr="00000000" w14:paraId="00000122">
          <w:pPr>
            <w:pStyle w:val="Heading2"/>
            <w:keepNext w:val="0"/>
            <w:keepLines w:val="0"/>
            <w:spacing w:after="80" w:before="360" w:line="240" w:lineRule="auto"/>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color w:val="000000"/>
                  <w:sz w:val="22"/>
                  <w:szCs w:val="22"/>
                </w:rPr>
              </w:rPrChange>
            </w:rPr>
          </w:pPr>
          <w:sdt>
            <w:sdtPr>
              <w:id w:val="-1907776545"/>
              <w:tag w:val="goog_rdk_1377"/>
            </w:sdtPr>
            <w:sdtContent>
              <w:del w:author="Monicaragavan" w:id="35" w:date="2026-09-23T08:08:22Z"/>
              <w:sdt>
                <w:sdtPr>
                  <w:id w:val="1301460690"/>
                  <w:tag w:val="goog_rdk_1378"/>
                </w:sdtPr>
                <w:sdtContent>
                  <w:del w:author="Monicaragavan" w:id="35" w:date="2026-09-23T08:08:22Z">
                    <w:r w:rsidDel="00000000" w:rsidR="00000000" w:rsidRPr="00000000">
                      <w:rPr>
                        <w:rtl w:val="0"/>
                      </w:rPr>
                    </w:r>
                  </w:del>
                </w:sdtContent>
              </w:sdt>
              <w:del w:author="Monicaragavan" w:id="35" w:date="2026-09-23T08:08:22Z">
                <w:bookmarkStart w:colFirst="0" w:colLast="0" w:name="_heading=h.xlyml0hj7tjg" w:id="14"/>
                <w:bookmarkEnd w:id="14"/>
              </w:del>
            </w:sdtContent>
          </w:sdt>
        </w:p>
      </w:sdtContent>
    </w:sdt>
    <w:sdt>
      <w:sdtPr>
        <w:id w:val="571427214"/>
        <w:tag w:val="goog_rdk_1382"/>
      </w:sdtPr>
      <w:sdtContent>
        <w:p w:rsidR="00000000" w:rsidDel="00000000" w:rsidP="00000000" w:rsidRDefault="00000000" w:rsidRPr="00000000" w14:paraId="00000123">
          <w:pPr>
            <w:pStyle w:val="Heading2"/>
            <w:keepNext w:val="0"/>
            <w:keepLines w:val="0"/>
            <w:spacing w:after="80" w:before="360" w:line="24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color w:val="000000"/>
                  <w:sz w:val="22"/>
                  <w:szCs w:val="22"/>
                </w:rPr>
              </w:rPrChange>
            </w:rPr>
          </w:pPr>
          <w:sdt>
            <w:sdtPr>
              <w:id w:val="1555805762"/>
              <w:tag w:val="goog_rdk_1380"/>
            </w:sdtPr>
            <w:sdtContent>
              <w:del w:author="Monicaragavan" w:id="35" w:date="2026-09-23T08:08:22Z"/>
              <w:sdt>
                <w:sdtPr>
                  <w:id w:val="-1070904471"/>
                  <w:tag w:val="goog_rdk_1381"/>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color w:val="000000"/>
                            <w:sz w:val="22"/>
                            <w:szCs w:val="22"/>
                          </w:rPr>
                        </w:rPrChange>
                      </w:rPr>
                      <w:delText xml:space="preserve">MILESTONE 5: Testing &amp; Optimization</w:delText>
                    </w:r>
                  </w:del>
                </w:sdtContent>
              </w:sdt>
              <w:del w:author="Monicaragavan" w:id="35" w:date="2026-09-23T08:08:22Z">
                <w:bookmarkStart w:colFirst="0" w:colLast="0" w:name="_heading=h.e7ub2sgnf0hq" w:id="15"/>
                <w:bookmarkEnd w:id="15"/>
              </w:del>
            </w:sdtContent>
          </w:sdt>
        </w:p>
      </w:sdtContent>
    </w:sdt>
    <w:sdt>
      <w:sdtPr>
        <w:id w:val="-539102978"/>
        <w:tag w:val="goog_rdk_1386"/>
      </w:sdtPr>
      <w:sdtContent>
        <w:p w:rsidR="00000000" w:rsidDel="00000000" w:rsidP="00000000" w:rsidRDefault="00000000" w:rsidRPr="00000000" w14:paraId="00000124">
          <w:pPr>
            <w:pStyle w:val="Heading3"/>
            <w:spacing w:after="280" w:before="280" w:lineRule="auto"/>
            <w:jc w:val="both"/>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6"/>
                  <w:szCs w:val="26"/>
                </w:rPr>
              </w:rPrChange>
            </w:rPr>
          </w:pPr>
          <w:sdt>
            <w:sdtPr>
              <w:id w:val="1274342851"/>
              <w:tag w:val="goog_rdk_1383"/>
            </w:sdtPr>
            <w:sdtContent>
              <w:del w:author="Monicaragavan" w:id="35" w:date="2026-09-23T08:08:22Z"/>
              <w:sdt>
                <w:sdtPr>
                  <w:id w:val="522276970"/>
                  <w:tag w:val="goog_rdk_1384"/>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sz w:val="22"/>
                            <w:szCs w:val="22"/>
                          </w:rPr>
                        </w:rPrChange>
                      </w:rPr>
                      <w:delText xml:space="preserve">This milestone focuses on validating the reliability, accuracy, and contextual awareness of PocketSmart AI's recommendation engine. The system is tested using real-world user scenarios across different planning categories—Home Interiors, Party Planning, and Jewelry Suggestions—to ensure consistent performance. Optimization efforts include refining AI prompt structures, improving session handling, and ensuring a smooth UI/UX across devices.</w:delText>
                    </w:r>
                  </w:del>
                </w:sdtContent>
              </w:sdt>
              <w:del w:author="Monicaragavan" w:id="35" w:date="2026-09-23T08:08:22Z">
                <w:sdt>
                  <w:sdtPr>
                    <w:id w:val="-1445173357"/>
                    <w:tag w:val="goog_rdk_1385"/>
                  </w:sdtPr>
                  <w:sdtContent>
                    <w:r w:rsidDel="00000000" w:rsidR="00000000" w:rsidRPr="00000000">
                      <w:rPr>
                        <w:rtl w:val="0"/>
                      </w:rPr>
                    </w:r>
                  </w:sdtContent>
                </w:sdt>
              </w:del>
            </w:sdtContent>
          </w:sdt>
        </w:p>
      </w:sdtContent>
    </w:sdt>
    <w:sdt>
      <w:sdtPr>
        <w:id w:val="-24236231"/>
        <w:tag w:val="goog_rdk_1390"/>
      </w:sdtPr>
      <w:sdtContent>
        <w:p w:rsidR="00000000" w:rsidDel="00000000" w:rsidP="00000000" w:rsidRDefault="00000000" w:rsidRPr="00000000" w14:paraId="00000125">
          <w:pPr>
            <w:pStyle w:val="Heading3"/>
            <w:spacing w:after="280" w:before="280" w:lineRule="auto"/>
            <w:ind w:left="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0"/>
                  <w:bCs w:val="0"/>
                  <w:sz w:val="24"/>
                  <w:szCs w:val="24"/>
                </w:rPr>
              </w:rPrChange>
            </w:rPr>
          </w:pPr>
          <w:sdt>
            <w:sdtPr>
              <w:id w:val="-1016527339"/>
              <w:tag w:val="goog_rdk_1387"/>
            </w:sdtPr>
            <w:sdtContent>
              <w:del w:author="Monicaragavan" w:id="35" w:date="2026-09-23T08:08:22Z"/>
              <w:sdt>
                <w:sdtPr>
                  <w:id w:val="-1439366344"/>
                  <w:tag w:val="goog_rdk_1388"/>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Activity 5.1:</w:delText>
                    </w:r>
                  </w:del>
                </w:sdtContent>
              </w:sdt>
              <w:del w:author="Monicaragavan" w:id="35" w:date="2026-09-23T08:08:22Z">
                <w:sdt>
                  <w:sdtPr>
                    <w:id w:val="-1934411680"/>
                    <w:tag w:val="goog_rdk_1389"/>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sz w:val="24"/>
                            <w:szCs w:val="24"/>
                          </w:rPr>
                        </w:rPrChange>
                      </w:rPr>
                      <w:delText xml:space="preserve"> Test with Real-World Budget Inputs Across Domains</w:delText>
                      <w:br w:type="textWrapping"/>
                      <w:delText xml:space="preserve"> Conduct end-to-end testing using varied budgets and user preferences for:</w:delText>
                    </w:r>
                  </w:sdtContent>
                </w:sdt>
              </w:del>
            </w:sdtContent>
          </w:sdt>
        </w:p>
      </w:sdtContent>
    </w:sdt>
    <w:sdt>
      <w:sdtPr>
        <w:id w:val="1750706823"/>
        <w:tag w:val="goog_rdk_1393"/>
      </w:sdtPr>
      <w:sdtContent>
        <w:p w:rsidR="00000000" w:rsidDel="00000000" w:rsidP="00000000" w:rsidRDefault="00000000" w:rsidRPr="00000000" w14:paraId="00000126">
          <w:pPr>
            <w:pStyle w:val="Heading3"/>
            <w:numPr>
              <w:ilvl w:val="1"/>
              <w:numId w:val="8"/>
            </w:numPr>
            <w:spacing w:after="0" w:before="280" w:lineRule="auto"/>
            <w:ind w:left="1440" w:hanging="360"/>
            <w:rPr>
              <w:del w:author="Monicaragavan" w:id="35" w:date="2026-09-23T08:08:22Z"/>
              <w:rFonts w:ascii="Cambria" w:cs="Cambria" w:eastAsia="Cambria" w:hAnsi="Cambria"/>
              <w:b w:val="0"/>
              <w:bCs w:val="0"/>
              <w:strike w:val="1"/>
              <w:sz w:val="24"/>
              <w:szCs w:val="24"/>
              <w:rPrChange w:author="Deepii Deepa" w:id="23" w:date="2026-09-23T12:38:09Z">
                <w:rPr>
                  <w:rFonts w:ascii="Cambria" w:cs="Cambria" w:eastAsia="Cambria" w:hAnsi="Cambria"/>
                  <w:b w:val="0"/>
                  <w:bCs w:val="0"/>
                  <w:sz w:val="24"/>
                  <w:szCs w:val="24"/>
                </w:rPr>
              </w:rPrChange>
            </w:rPr>
            <w:pPrChange w:author="Deepii Deepa" w:id="0" w:date="2026-09-23T12:38:09Z">
              <w:pPr>
                <w:pStyle w:val="Heading3"/>
                <w:numPr>
                  <w:ilvl w:val="1"/>
                  <w:numId w:val="8"/>
                </w:numPr>
                <w:spacing w:after="0" w:before="280" w:lineRule="auto"/>
                <w:ind w:left="1440" w:hanging="360"/>
              </w:pPr>
            </w:pPrChange>
          </w:pPr>
          <w:sdt>
            <w:sdtPr>
              <w:id w:val="38963847"/>
              <w:tag w:val="goog_rdk_1391"/>
            </w:sdtPr>
            <w:sdtContent>
              <w:del w:author="Monicaragavan" w:id="35" w:date="2026-09-23T08:08:22Z"/>
              <w:sdt>
                <w:sdtPr>
                  <w:id w:val="1172081354"/>
                  <w:tag w:val="goog_rdk_1392"/>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sz w:val="24"/>
                            <w:szCs w:val="24"/>
                          </w:rPr>
                        </w:rPrChange>
                      </w:rPr>
                      <w:delText xml:space="preserve">Home decor setups from platforms like IKEA, Amazon</w:delText>
                      <w:br w:type="textWrapping"/>
                    </w:r>
                  </w:del>
                </w:sdtContent>
              </w:sdt>
              <w:del w:author="Monicaragavan" w:id="35" w:date="2026-09-23T08:08:22Z"/>
            </w:sdtContent>
          </w:sdt>
        </w:p>
      </w:sdtContent>
    </w:sdt>
    <w:sdt>
      <w:sdtPr>
        <w:id w:val="-606199265"/>
        <w:tag w:val="goog_rdk_1396"/>
      </w:sdtPr>
      <w:sdtContent>
        <w:p w:rsidR="00000000" w:rsidDel="00000000" w:rsidP="00000000" w:rsidRDefault="00000000" w:rsidRPr="00000000" w14:paraId="00000127">
          <w:pPr>
            <w:pStyle w:val="Heading3"/>
            <w:numPr>
              <w:ilvl w:val="1"/>
              <w:numId w:val="8"/>
            </w:numPr>
            <w:spacing w:after="0" w:before="0" w:lineRule="auto"/>
            <w:ind w:left="1440" w:hanging="360"/>
            <w:rPr>
              <w:del w:author="Monicaragavan" w:id="35" w:date="2026-09-23T08:08:22Z"/>
              <w:rFonts w:ascii="Cambria" w:cs="Cambria" w:eastAsia="Cambria" w:hAnsi="Cambria"/>
              <w:b w:val="0"/>
              <w:bCs w:val="0"/>
              <w:strike w:val="1"/>
              <w:sz w:val="24"/>
              <w:szCs w:val="24"/>
              <w:rPrChange w:author="Deepii Deepa" w:id="23" w:date="2026-09-23T12:38:09Z">
                <w:rPr>
                  <w:rFonts w:ascii="Cambria" w:cs="Cambria" w:eastAsia="Cambria" w:hAnsi="Cambria"/>
                  <w:b w:val="0"/>
                  <w:bCs w:val="0"/>
                  <w:sz w:val="24"/>
                  <w:szCs w:val="24"/>
                </w:rPr>
              </w:rPrChange>
            </w:rPr>
            <w:pPrChange w:author="Deepii Deepa" w:id="0" w:date="2026-09-23T12:38:09Z">
              <w:pPr>
                <w:pStyle w:val="Heading3"/>
                <w:numPr>
                  <w:ilvl w:val="1"/>
                  <w:numId w:val="8"/>
                </w:numPr>
                <w:spacing w:after="0" w:before="0" w:lineRule="auto"/>
                <w:ind w:left="1440" w:hanging="360"/>
              </w:pPr>
            </w:pPrChange>
          </w:pPr>
          <w:sdt>
            <w:sdtPr>
              <w:id w:val="-1002479147"/>
              <w:tag w:val="goog_rdk_1394"/>
            </w:sdtPr>
            <w:sdtContent>
              <w:del w:author="Monicaragavan" w:id="35" w:date="2026-09-23T08:08:22Z"/>
              <w:sdt>
                <w:sdtPr>
                  <w:id w:val="1554131926"/>
                  <w:tag w:val="goog_rdk_139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sz w:val="24"/>
                            <w:szCs w:val="24"/>
                          </w:rPr>
                        </w:rPrChange>
                      </w:rPr>
                      <w:delText xml:space="preserve">Party packages including food (Swiggy/Zomato), venues (OYO), and decor</w:delText>
                      <w:br w:type="textWrapping"/>
                    </w:r>
                  </w:del>
                </w:sdtContent>
              </w:sdt>
              <w:del w:author="Monicaragavan" w:id="35" w:date="2026-09-23T08:08:22Z"/>
            </w:sdtContent>
          </w:sdt>
        </w:p>
      </w:sdtContent>
    </w:sdt>
    <w:sdt>
      <w:sdtPr>
        <w:id w:val="1592783519"/>
        <w:tag w:val="goog_rdk_1400"/>
      </w:sdtPr>
      <w:sdtContent>
        <w:p w:rsidR="00000000" w:rsidDel="00000000" w:rsidP="00000000" w:rsidRDefault="00000000" w:rsidRPr="00000000" w14:paraId="00000128">
          <w:pPr>
            <w:pStyle w:val="Heading3"/>
            <w:numPr>
              <w:ilvl w:val="1"/>
              <w:numId w:val="8"/>
            </w:numPr>
            <w:spacing w:after="280" w:before="0" w:lineRule="auto"/>
            <w:ind w:left="1440" w:hanging="360"/>
            <w:rPr>
              <w:del w:author="Monicaragavan" w:id="35" w:date="2026-09-23T08:08:22Z"/>
              <w:rFonts w:ascii="Cambria" w:cs="Cambria" w:eastAsia="Cambria" w:hAnsi="Cambria"/>
              <w:b w:val="0"/>
              <w:bCs w:val="0"/>
              <w:strike w:val="1"/>
              <w:sz w:val="24"/>
              <w:szCs w:val="24"/>
              <w:rPrChange w:author="Deepii Deepa" w:id="23" w:date="2026-09-23T12:38:09Z">
                <w:rPr>
                  <w:rFonts w:ascii="Cambria" w:cs="Cambria" w:eastAsia="Cambria" w:hAnsi="Cambria"/>
                  <w:b w:val="0"/>
                  <w:bCs w:val="0"/>
                  <w:sz w:val="24"/>
                  <w:szCs w:val="24"/>
                </w:rPr>
              </w:rPrChange>
            </w:rPr>
            <w:pPrChange w:author="Deepii Deepa" w:id="0" w:date="2026-09-23T12:38:09Z">
              <w:pPr>
                <w:pStyle w:val="Heading3"/>
                <w:numPr>
                  <w:ilvl w:val="1"/>
                  <w:numId w:val="8"/>
                </w:numPr>
                <w:spacing w:after="280" w:before="0" w:lineRule="auto"/>
                <w:ind w:left="1440" w:hanging="360"/>
              </w:pPr>
            </w:pPrChange>
          </w:pPr>
          <w:sdt>
            <w:sdtPr>
              <w:id w:val="246280361"/>
              <w:tag w:val="goog_rdk_1397"/>
            </w:sdtPr>
            <w:sdtContent>
              <w:del w:author="Monicaragavan" w:id="35" w:date="2026-09-23T08:08:22Z"/>
              <w:sdt>
                <w:sdtPr>
                  <w:id w:val="-175617134"/>
                  <w:tag w:val="goog_rdk_1398"/>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sz w:val="24"/>
                            <w:szCs w:val="24"/>
                          </w:rPr>
                        </w:rPrChange>
                      </w:rPr>
                      <w:delText xml:space="preserve">Jewelry suggestions matched with outfit styles, occasions, and ima</w:delText>
                    </w:r>
                  </w:del>
                </w:sdtContent>
              </w:sdt>
              <w:del w:author="Monicaragavan" w:id="35" w:date="2026-09-23T08:08:22Z">
                <w:bookmarkStart w:colFirst="0" w:colLast="0" w:name="_heading=h.i0hobob78gj8" w:id="16"/>
                <w:bookmarkEnd w:id="16"/>
                <w:sdt>
                  <w:sdtPr>
                    <w:id w:val="1787167891"/>
                    <w:tag w:val="goog_rdk_1399"/>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sz w:val="24"/>
                            <w:szCs w:val="24"/>
                          </w:rPr>
                        </w:rPrChange>
                      </w:rPr>
                      <w:delText xml:space="preserve">ge inputs</w:delText>
                    </w:r>
                  </w:sdtContent>
                </w:sdt>
              </w:del>
            </w:sdtContent>
          </w:sdt>
        </w:p>
      </w:sdtContent>
    </w:sdt>
    <w:sdt>
      <w:sdtPr>
        <w:id w:val="-547923913"/>
        <w:tag w:val="goog_rdk_1403"/>
      </w:sdtPr>
      <w:sdtContent>
        <w:p w:rsidR="00000000" w:rsidDel="00000000" w:rsidP="00000000" w:rsidRDefault="00000000" w:rsidRPr="00000000" w14:paraId="00000129">
          <w:pPr>
            <w:pStyle w:val="Heading3"/>
            <w:rPr>
              <w:del w:author="Monicaragavan" w:id="35" w:date="2026-09-23T08:08:22Z"/>
              <w:strike w:val="1"/>
              <w:rPrChange w:author="Deepii Deepa" w:id="23" w:date="2026-09-23T12:38:09Z">
                <w:rPr>
                  <w:rFonts w:ascii="Cambria" w:cs="Cambria" w:eastAsia="Cambria" w:hAnsi="Cambria"/>
                  <w:b w:val="1"/>
                  <w:bCs w:val="1"/>
                  <w:sz w:val="24"/>
                  <w:szCs w:val="24"/>
                </w:rPr>
              </w:rPrChange>
            </w:rPr>
            <w:pPrChange w:author="Deepii Deepa" w:id="0" w:date="2026-09-23T12:38:09Z">
              <w:pPr>
                <w:pStyle w:val="Heading3"/>
              </w:pPr>
            </w:pPrChange>
          </w:pPr>
          <w:sdt>
            <w:sdtPr>
              <w:id w:val="456525114"/>
              <w:tag w:val="goog_rdk_1401"/>
            </w:sdtPr>
            <w:sdtContent>
              <w:del w:author="Monicaragavan" w:id="35" w:date="2026-09-23T08:08:22Z"/>
              <w:sdt>
                <w:sdtPr>
                  <w:id w:val="1513550063"/>
                  <w:tag w:val="goog_rdk_140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45274495"/>
        <w:tag w:val="goog_rdk_1409"/>
      </w:sdtPr>
      <w:sdtContent>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ns w:author="Bala Devi" w:id="74" w:date="2026-09-21T15:24:10Z"/>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sz w:val="24"/>
                  <w:szCs w:val="24"/>
                </w:rPr>
              </w:rPrChange>
            </w:rPr>
          </w:pPr>
          <w:sdt>
            <w:sdtPr>
              <w:id w:val="1306971179"/>
              <w:tag w:val="goog_rdk_1406"/>
            </w:sdtPr>
            <w:sdtContent>
              <w:ins w:author="Bala Devi" w:id="74" w:date="2026-09-21T15:24:10Z">
                <w:sdt>
                  <w:sdtPr>
                    <w:id w:val="-1616726306"/>
                    <w:tag w:val="goog_rdk_1407"/>
                  </w:sdtPr>
                  <w:sdtContent>
                    <w:del w:author="Monicaragavan" w:id="35" w:date="2026-09-23T08:08:22Z"/>
                  </w:sdtContent>
                </w:sdt>
              </w:ins>
              <w:sdt>
                <w:sdtPr>
                  <w:id w:val="-543698492"/>
                  <w:tag w:val="goog_rdk_1408"/>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121266131"/>
        <w:tag w:val="goog_rdk_1413"/>
      </w:sdtPr>
      <w:sdtContent>
        <w:p w:rsidR="00000000" w:rsidDel="00000000" w:rsidP="00000000" w:rsidRDefault="00000000" w:rsidRPr="00000000" w14:paraId="0000012B">
          <w:pPr>
            <w:pStyle w:val="Heading3"/>
            <w:numPr>
              <w:ilvl w:val="0"/>
              <w:numId w:val="9"/>
            </w:numPr>
            <w:ind w:left="720" w:hanging="360"/>
            <w:rPr>
              <w:ins w:author="Bala Devi" w:id="74" w:date="2026-09-21T15:24:10Z"/>
              <w:del w:author="Monicaragavan" w:id="35" w:date="2026-09-23T08:08:22Z"/>
              <w:rFonts w:ascii="Cambria" w:cs="Cambria" w:eastAsia="Cambria" w:hAnsi="Cambria"/>
              <w:b w:val="1"/>
              <w:bCs w:val="1"/>
              <w:sz w:val="24"/>
              <w:szCs w:val="24"/>
              <w:rPrChange w:author="Dhanush Surya" w:id="75" w:date="2026-09-23T09:26:40Z">
                <w:rPr>
                  <w:rFonts w:ascii="Cambria" w:cs="Cambria" w:eastAsia="Cambria" w:hAnsi="Cambria"/>
                  <w:b w:val="1"/>
                  <w:bCs w:val="1"/>
                  <w:sz w:val="24"/>
                  <w:szCs w:val="24"/>
                  <w:u w:val="none"/>
                </w:rPr>
              </w:rPrChange>
            </w:rPr>
            <w:pPrChange w:author="Dhanush Surya" w:id="0" w:date="2026-09-23T09:26:40Z">
              <w:pPr>
                <w:pStyle w:val="Heading3"/>
                <w:numPr>
                  <w:ilvl w:val="0"/>
                  <w:numId w:val="9"/>
                </w:numPr>
                <w:ind w:left="720" w:hanging="360"/>
              </w:pPr>
            </w:pPrChange>
          </w:pPr>
          <w:sdt>
            <w:sdtPr>
              <w:id w:val="1750776188"/>
              <w:tag w:val="goog_rdk_1410"/>
            </w:sdtPr>
            <w:sdtContent>
              <w:ins w:author="Bala Devi" w:id="74" w:date="2026-09-21T15:24:10Z">
                <w:sdt>
                  <w:sdtPr>
                    <w:id w:val="-1115339655"/>
                    <w:tag w:val="goog_rdk_1411"/>
                  </w:sdtPr>
                  <w:sdtContent>
                    <w:del w:author="Monicaragavan" w:id="35" w:date="2026-09-23T08:08:22Z"/>
                  </w:sdtContent>
                </w:sdt>
              </w:ins>
              <w:sdt>
                <w:sdtPr>
                  <w:id w:val="-440292464"/>
                  <w:tag w:val="goog_rdk_1412"/>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81131170"/>
        <w:tag w:val="goog_rdk_1417"/>
      </w:sdtPr>
      <w:sdtContent>
        <w:p w:rsidR="00000000" w:rsidDel="00000000" w:rsidP="00000000" w:rsidRDefault="00000000" w:rsidRPr="00000000" w14:paraId="0000012C">
          <w:pPr>
            <w:pStyle w:val="Heading3"/>
            <w:numPr>
              <w:ilvl w:val="0"/>
              <w:numId w:val="9"/>
            </w:numPr>
            <w:ind w:left="720" w:hanging="360"/>
            <w:rPr>
              <w:ins w:author="Bala Devi" w:id="74" w:date="2026-09-21T15:24:10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pStyle w:val="Heading3"/>
                <w:numPr>
                  <w:ilvl w:val="0"/>
                  <w:numId w:val="9"/>
                </w:numPr>
                <w:ind w:left="720" w:hanging="360"/>
              </w:pPr>
            </w:pPrChange>
          </w:pPr>
          <w:sdt>
            <w:sdtPr>
              <w:id w:val="-244004344"/>
              <w:tag w:val="goog_rdk_1414"/>
            </w:sdtPr>
            <w:sdtContent>
              <w:ins w:author="Bala Devi" w:id="74" w:date="2026-09-21T15:24:10Z">
                <w:sdt>
                  <w:sdtPr>
                    <w:id w:val="-656595092"/>
                    <w:tag w:val="goog_rdk_1415"/>
                  </w:sdtPr>
                  <w:sdtContent>
                    <w:del w:author="Monicaragavan" w:id="35" w:date="2026-09-23T08:08:22Z"/>
                  </w:sdtContent>
                </w:sdt>
              </w:ins>
              <w:sdt>
                <w:sdtPr>
                  <w:id w:val="123657772"/>
                  <w:tag w:val="goog_rdk_1416"/>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136235842"/>
        <w:tag w:val="goog_rdk_1421"/>
      </w:sdtPr>
      <w:sdtContent>
        <w:p w:rsidR="00000000" w:rsidDel="00000000" w:rsidP="00000000" w:rsidRDefault="00000000" w:rsidRPr="00000000" w14:paraId="0000012D">
          <w:pPr>
            <w:pStyle w:val="Heading3"/>
            <w:numPr>
              <w:ilvl w:val="0"/>
              <w:numId w:val="9"/>
            </w:numPr>
            <w:ind w:left="720" w:hanging="360"/>
            <w:rPr>
              <w:ins w:author="Bala Devi" w:id="74" w:date="2026-09-21T15:24:10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pStyle w:val="Heading3"/>
                <w:numPr>
                  <w:ilvl w:val="0"/>
                  <w:numId w:val="9"/>
                </w:numPr>
                <w:ind w:left="720" w:hanging="360"/>
              </w:pPr>
            </w:pPrChange>
          </w:pPr>
          <w:sdt>
            <w:sdtPr>
              <w:id w:val="-1504790071"/>
              <w:tag w:val="goog_rdk_1418"/>
            </w:sdtPr>
            <w:sdtContent>
              <w:ins w:author="Bala Devi" w:id="74" w:date="2026-09-21T15:24:10Z">
                <w:sdt>
                  <w:sdtPr>
                    <w:id w:val="-1633432670"/>
                    <w:tag w:val="goog_rdk_1419"/>
                  </w:sdtPr>
                  <w:sdtContent>
                    <w:del w:author="Monicaragavan" w:id="35" w:date="2026-09-23T08:08:22Z"/>
                  </w:sdtContent>
                </w:sdt>
              </w:ins>
              <w:sdt>
                <w:sdtPr>
                  <w:id w:val="1879053668"/>
                  <w:tag w:val="goog_rdk_1420"/>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408999430"/>
        <w:tag w:val="goog_rdk_1425"/>
      </w:sdtPr>
      <w:sdtContent>
        <w:p w:rsidR="00000000" w:rsidDel="00000000" w:rsidP="00000000" w:rsidRDefault="00000000" w:rsidRPr="00000000" w14:paraId="0000012E">
          <w:pPr>
            <w:pStyle w:val="Heading3"/>
            <w:numPr>
              <w:ilvl w:val="0"/>
              <w:numId w:val="9"/>
            </w:numPr>
            <w:ind w:left="720" w:hanging="360"/>
            <w:rPr>
              <w:ins w:author="Bala Devi" w:id="74" w:date="2026-09-21T15:24:10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pStyle w:val="Heading3"/>
                <w:numPr>
                  <w:ilvl w:val="0"/>
                  <w:numId w:val="9"/>
                </w:numPr>
                <w:ind w:left="720" w:hanging="360"/>
              </w:pPr>
            </w:pPrChange>
          </w:pPr>
          <w:sdt>
            <w:sdtPr>
              <w:id w:val="-1931123732"/>
              <w:tag w:val="goog_rdk_1422"/>
            </w:sdtPr>
            <w:sdtContent>
              <w:ins w:author="Bala Devi" w:id="74" w:date="2026-09-21T15:24:10Z">
                <w:sdt>
                  <w:sdtPr>
                    <w:id w:val="-1395591781"/>
                    <w:tag w:val="goog_rdk_1423"/>
                  </w:sdtPr>
                  <w:sdtContent>
                    <w:del w:author="Monicaragavan" w:id="35" w:date="2026-09-23T08:08:22Z"/>
                  </w:sdtContent>
                </w:sdt>
              </w:ins>
              <w:sdt>
                <w:sdtPr>
                  <w:id w:val="1297472936"/>
                  <w:tag w:val="goog_rdk_1424"/>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786924225"/>
        <w:tag w:val="goog_rdk_1429"/>
      </w:sdtPr>
      <w:sdtContent>
        <w:p w:rsidR="00000000" w:rsidDel="00000000" w:rsidP="00000000" w:rsidRDefault="00000000" w:rsidRPr="00000000" w14:paraId="0000012F">
          <w:pPr>
            <w:pStyle w:val="Heading3"/>
            <w:numPr>
              <w:ilvl w:val="0"/>
              <w:numId w:val="9"/>
            </w:numPr>
            <w:ind w:left="720" w:hanging="360"/>
            <w:rPr>
              <w:ins w:author="Bala Devi" w:id="74" w:date="2026-09-21T15:24:10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pStyle w:val="Heading3"/>
                <w:numPr>
                  <w:ilvl w:val="0"/>
                  <w:numId w:val="9"/>
                </w:numPr>
                <w:ind w:left="720" w:hanging="360"/>
              </w:pPr>
            </w:pPrChange>
          </w:pPr>
          <w:sdt>
            <w:sdtPr>
              <w:id w:val="-1929826480"/>
              <w:tag w:val="goog_rdk_1426"/>
            </w:sdtPr>
            <w:sdtContent>
              <w:ins w:author="Bala Devi" w:id="74" w:date="2026-09-21T15:24:10Z">
                <w:sdt>
                  <w:sdtPr>
                    <w:id w:val="-417533728"/>
                    <w:tag w:val="goog_rdk_1427"/>
                  </w:sdtPr>
                  <w:sdtContent>
                    <w:del w:author="Monicaragavan" w:id="35" w:date="2026-09-23T08:08:22Z"/>
                  </w:sdtContent>
                </w:sdt>
              </w:ins>
              <w:sdt>
                <w:sdtPr>
                  <w:id w:val="-1725398807"/>
                  <w:tag w:val="goog_rdk_1428"/>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1614891285"/>
        <w:tag w:val="goog_rdk_1433"/>
      </w:sdtPr>
      <w:sdtContent>
        <w:p w:rsidR="00000000" w:rsidDel="00000000" w:rsidP="00000000" w:rsidRDefault="00000000" w:rsidRPr="00000000" w14:paraId="00000130">
          <w:pPr>
            <w:pStyle w:val="Heading3"/>
            <w:numPr>
              <w:ilvl w:val="0"/>
              <w:numId w:val="9"/>
            </w:numPr>
            <w:ind w:left="720" w:hanging="360"/>
            <w:rPr>
              <w:ins w:author="Bala Devi" w:id="74" w:date="2026-09-21T15:24:10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pStyle w:val="Heading3"/>
                <w:numPr>
                  <w:ilvl w:val="0"/>
                  <w:numId w:val="9"/>
                </w:numPr>
                <w:ind w:left="720" w:hanging="360"/>
              </w:pPr>
            </w:pPrChange>
          </w:pPr>
          <w:sdt>
            <w:sdtPr>
              <w:id w:val="1060663428"/>
              <w:tag w:val="goog_rdk_1430"/>
            </w:sdtPr>
            <w:sdtContent>
              <w:ins w:author="Bala Devi" w:id="74" w:date="2026-09-21T15:24:10Z">
                <w:sdt>
                  <w:sdtPr>
                    <w:id w:val="1270300519"/>
                    <w:tag w:val="goog_rdk_1431"/>
                  </w:sdtPr>
                  <w:sdtContent>
                    <w:del w:author="Monicaragavan" w:id="35" w:date="2026-09-23T08:08:22Z"/>
                  </w:sdtContent>
                </w:sdt>
              </w:ins>
              <w:sdt>
                <w:sdtPr>
                  <w:id w:val="60488938"/>
                  <w:tag w:val="goog_rdk_1432"/>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636747392"/>
        <w:tag w:val="goog_rdk_1437"/>
      </w:sdtPr>
      <w:sdtContent>
        <w:p w:rsidR="00000000" w:rsidDel="00000000" w:rsidP="00000000" w:rsidRDefault="00000000" w:rsidRPr="00000000" w14:paraId="00000131">
          <w:pPr>
            <w:pStyle w:val="Heading3"/>
            <w:numPr>
              <w:ilvl w:val="0"/>
              <w:numId w:val="9"/>
            </w:numPr>
            <w:ind w:left="720" w:hanging="360"/>
            <w:rPr>
              <w:ins w:author="Bala Devi" w:id="74" w:date="2026-09-21T15:24:10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pStyle w:val="Heading3"/>
                <w:numPr>
                  <w:ilvl w:val="0"/>
                  <w:numId w:val="9"/>
                </w:numPr>
                <w:ind w:left="720" w:hanging="360"/>
              </w:pPr>
            </w:pPrChange>
          </w:pPr>
          <w:sdt>
            <w:sdtPr>
              <w:id w:val="379973241"/>
              <w:tag w:val="goog_rdk_1434"/>
            </w:sdtPr>
            <w:sdtContent>
              <w:ins w:author="Bala Devi" w:id="74" w:date="2026-09-21T15:24:10Z">
                <w:sdt>
                  <w:sdtPr>
                    <w:id w:val="-67251112"/>
                    <w:tag w:val="goog_rdk_1435"/>
                  </w:sdtPr>
                  <w:sdtContent>
                    <w:del w:author="Monicaragavan" w:id="35" w:date="2026-09-23T08:08:22Z"/>
                  </w:sdtContent>
                </w:sdt>
              </w:ins>
              <w:sdt>
                <w:sdtPr>
                  <w:id w:val="-819855077"/>
                  <w:tag w:val="goog_rdk_1436"/>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1273978949"/>
        <w:tag w:val="goog_rdk_1441"/>
      </w:sdtPr>
      <w:sdtContent>
        <w:p w:rsidR="00000000" w:rsidDel="00000000" w:rsidP="00000000" w:rsidRDefault="00000000" w:rsidRPr="00000000" w14:paraId="00000132">
          <w:pPr>
            <w:pStyle w:val="Heading3"/>
            <w:numPr>
              <w:ilvl w:val="0"/>
              <w:numId w:val="9"/>
            </w:numPr>
            <w:ind w:left="720" w:hanging="360"/>
            <w:rPr>
              <w:ins w:author="Bala Devi" w:id="74" w:date="2026-09-21T15:24:10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pStyle w:val="Heading3"/>
                <w:numPr>
                  <w:ilvl w:val="0"/>
                  <w:numId w:val="9"/>
                </w:numPr>
                <w:ind w:left="720" w:hanging="360"/>
              </w:pPr>
            </w:pPrChange>
          </w:pPr>
          <w:sdt>
            <w:sdtPr>
              <w:id w:val="693498859"/>
              <w:tag w:val="goog_rdk_1438"/>
            </w:sdtPr>
            <w:sdtContent>
              <w:ins w:author="Bala Devi" w:id="74" w:date="2026-09-21T15:24:10Z">
                <w:sdt>
                  <w:sdtPr>
                    <w:id w:val="1497573239"/>
                    <w:tag w:val="goog_rdk_1439"/>
                  </w:sdtPr>
                  <w:sdtContent>
                    <w:del w:author="Monicaragavan" w:id="35" w:date="2026-09-23T08:08:22Z"/>
                  </w:sdtContent>
                </w:sdt>
              </w:ins>
              <w:sdt>
                <w:sdtPr>
                  <w:id w:val="-1828446870"/>
                  <w:tag w:val="goog_rdk_1440"/>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1816043540"/>
        <w:tag w:val="goog_rdk_1445"/>
      </w:sdtPr>
      <w:sdtContent>
        <w:p w:rsidR="00000000" w:rsidDel="00000000" w:rsidP="00000000" w:rsidRDefault="00000000" w:rsidRPr="00000000" w14:paraId="00000133">
          <w:pPr>
            <w:pStyle w:val="Heading3"/>
            <w:numPr>
              <w:ilvl w:val="0"/>
              <w:numId w:val="9"/>
            </w:numPr>
            <w:ind w:left="720" w:hanging="360"/>
            <w:rPr>
              <w:ins w:author="Bala Devi" w:id="74" w:date="2026-09-21T15:24:10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pStyle w:val="Heading3"/>
                <w:numPr>
                  <w:ilvl w:val="0"/>
                  <w:numId w:val="9"/>
                </w:numPr>
                <w:ind w:left="720" w:hanging="360"/>
              </w:pPr>
            </w:pPrChange>
          </w:pPr>
          <w:sdt>
            <w:sdtPr>
              <w:id w:val="-363815563"/>
              <w:tag w:val="goog_rdk_1442"/>
            </w:sdtPr>
            <w:sdtContent>
              <w:ins w:author="Bala Devi" w:id="74" w:date="2026-09-21T15:24:10Z">
                <w:sdt>
                  <w:sdtPr>
                    <w:id w:val="1444916482"/>
                    <w:tag w:val="goog_rdk_1443"/>
                  </w:sdtPr>
                  <w:sdtContent>
                    <w:del w:author="Monicaragavan" w:id="35" w:date="2026-09-23T08:08:22Z"/>
                  </w:sdtContent>
                </w:sdt>
              </w:ins>
              <w:sdt>
                <w:sdtPr>
                  <w:id w:val="-1796173972"/>
                  <w:tag w:val="goog_rdk_1444"/>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1996059329"/>
        <w:tag w:val="goog_rdk_1449"/>
      </w:sdtPr>
      <w:sdtContent>
        <w:p w:rsidR="00000000" w:rsidDel="00000000" w:rsidP="00000000" w:rsidRDefault="00000000" w:rsidRPr="00000000" w14:paraId="00000134">
          <w:pPr>
            <w:pStyle w:val="Heading3"/>
            <w:numPr>
              <w:ilvl w:val="0"/>
              <w:numId w:val="9"/>
            </w:numPr>
            <w:ind w:left="720" w:hanging="360"/>
            <w:rPr>
              <w:ins w:author="Bala Devi" w:id="74" w:date="2026-09-21T15:24:10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pStyle w:val="Heading3"/>
                <w:numPr>
                  <w:ilvl w:val="0"/>
                  <w:numId w:val="9"/>
                </w:numPr>
                <w:ind w:left="720" w:hanging="360"/>
              </w:pPr>
            </w:pPrChange>
          </w:pPr>
          <w:sdt>
            <w:sdtPr>
              <w:id w:val="149441432"/>
              <w:tag w:val="goog_rdk_1446"/>
            </w:sdtPr>
            <w:sdtContent>
              <w:ins w:author="Bala Devi" w:id="74" w:date="2026-09-21T15:24:10Z">
                <w:sdt>
                  <w:sdtPr>
                    <w:id w:val="98926084"/>
                    <w:tag w:val="goog_rdk_1447"/>
                  </w:sdtPr>
                  <w:sdtContent>
                    <w:del w:author="Monicaragavan" w:id="35" w:date="2026-09-23T08:08:22Z"/>
                  </w:sdtContent>
                </w:sdt>
              </w:ins>
              <w:sdt>
                <w:sdtPr>
                  <w:id w:val="209607375"/>
                  <w:tag w:val="goog_rdk_1448"/>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1590840706"/>
        <w:tag w:val="goog_rdk_1453"/>
      </w:sdtPr>
      <w:sdtContent>
        <w:p w:rsidR="00000000" w:rsidDel="00000000" w:rsidP="00000000" w:rsidRDefault="00000000" w:rsidRPr="00000000" w14:paraId="00000135">
          <w:pPr>
            <w:pStyle w:val="Heading3"/>
            <w:numPr>
              <w:ilvl w:val="0"/>
              <w:numId w:val="9"/>
            </w:numPr>
            <w:ind w:left="720" w:hanging="360"/>
            <w:rPr>
              <w:ins w:author="Bala Devi" w:id="74" w:date="2026-09-21T15:24:10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pStyle w:val="Heading3"/>
                <w:numPr>
                  <w:ilvl w:val="0"/>
                  <w:numId w:val="9"/>
                </w:numPr>
                <w:ind w:left="720" w:hanging="360"/>
              </w:pPr>
            </w:pPrChange>
          </w:pPr>
          <w:sdt>
            <w:sdtPr>
              <w:id w:val="945777013"/>
              <w:tag w:val="goog_rdk_1450"/>
            </w:sdtPr>
            <w:sdtContent>
              <w:ins w:author="Bala Devi" w:id="74" w:date="2026-09-21T15:24:10Z">
                <w:sdt>
                  <w:sdtPr>
                    <w:id w:val="1708342100"/>
                    <w:tag w:val="goog_rdk_1451"/>
                  </w:sdtPr>
                  <w:sdtContent>
                    <w:del w:author="Monicaragavan" w:id="35" w:date="2026-09-23T08:08:22Z"/>
                  </w:sdtContent>
                </w:sdt>
              </w:ins>
              <w:sdt>
                <w:sdtPr>
                  <w:id w:val="645240770"/>
                  <w:tag w:val="goog_rdk_1452"/>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1683384223"/>
        <w:tag w:val="goog_rdk_1457"/>
      </w:sdtPr>
      <w:sdtContent>
        <w:p w:rsidR="00000000" w:rsidDel="00000000" w:rsidP="00000000" w:rsidRDefault="00000000" w:rsidRPr="00000000" w14:paraId="00000136">
          <w:pPr>
            <w:pStyle w:val="Heading3"/>
            <w:numPr>
              <w:ilvl w:val="0"/>
              <w:numId w:val="9"/>
            </w:numPr>
            <w:ind w:left="720" w:hanging="360"/>
            <w:rPr>
              <w:ins w:author="Bala Devi" w:id="74" w:date="2026-09-21T15:24:10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pStyle w:val="Heading3"/>
                <w:numPr>
                  <w:ilvl w:val="0"/>
                  <w:numId w:val="9"/>
                </w:numPr>
                <w:ind w:left="720" w:hanging="360"/>
              </w:pPr>
            </w:pPrChange>
          </w:pPr>
          <w:sdt>
            <w:sdtPr>
              <w:id w:val="-544150021"/>
              <w:tag w:val="goog_rdk_1454"/>
            </w:sdtPr>
            <w:sdtContent>
              <w:ins w:author="Bala Devi" w:id="74" w:date="2026-09-21T15:24:10Z">
                <w:sdt>
                  <w:sdtPr>
                    <w:id w:val="-1026196734"/>
                    <w:tag w:val="goog_rdk_1455"/>
                  </w:sdtPr>
                  <w:sdtContent>
                    <w:del w:author="Monicaragavan" w:id="35" w:date="2026-09-23T08:08:22Z"/>
                  </w:sdtContent>
                </w:sdt>
              </w:ins>
              <w:sdt>
                <w:sdtPr>
                  <w:id w:val="-404676111"/>
                  <w:tag w:val="goog_rdk_1456"/>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2079114509"/>
        <w:tag w:val="goog_rdk_1461"/>
      </w:sdtPr>
      <w:sdtContent>
        <w:p w:rsidR="00000000" w:rsidDel="00000000" w:rsidP="00000000" w:rsidRDefault="00000000" w:rsidRPr="00000000" w14:paraId="00000137">
          <w:pPr>
            <w:pStyle w:val="Heading3"/>
            <w:numPr>
              <w:ilvl w:val="0"/>
              <w:numId w:val="9"/>
            </w:numPr>
            <w:ind w:left="720" w:hanging="360"/>
            <w:rPr>
              <w:ins w:author="Bala Devi" w:id="74" w:date="2026-09-21T15:24:10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pStyle w:val="Heading3"/>
                <w:numPr>
                  <w:ilvl w:val="0"/>
                  <w:numId w:val="9"/>
                </w:numPr>
                <w:ind w:left="720" w:hanging="360"/>
              </w:pPr>
            </w:pPrChange>
          </w:pPr>
          <w:sdt>
            <w:sdtPr>
              <w:id w:val="162745301"/>
              <w:tag w:val="goog_rdk_1458"/>
            </w:sdtPr>
            <w:sdtContent>
              <w:ins w:author="Bala Devi" w:id="74" w:date="2026-09-21T15:24:10Z">
                <w:sdt>
                  <w:sdtPr>
                    <w:id w:val="-1287370521"/>
                    <w:tag w:val="goog_rdk_1459"/>
                  </w:sdtPr>
                  <w:sdtContent>
                    <w:del w:author="Monicaragavan" w:id="35" w:date="2026-09-23T08:08:22Z"/>
                  </w:sdtContent>
                </w:sdt>
              </w:ins>
              <w:sdt>
                <w:sdtPr>
                  <w:id w:val="877598701"/>
                  <w:tag w:val="goog_rdk_1460"/>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1361902686"/>
        <w:tag w:val="goog_rdk_1465"/>
      </w:sdtPr>
      <w:sdtContent>
        <w:p w:rsidR="00000000" w:rsidDel="00000000" w:rsidP="00000000" w:rsidRDefault="00000000" w:rsidRPr="00000000" w14:paraId="00000138">
          <w:pPr>
            <w:pStyle w:val="Heading3"/>
            <w:numPr>
              <w:ilvl w:val="0"/>
              <w:numId w:val="9"/>
            </w:numPr>
            <w:ind w:left="720" w:hanging="360"/>
            <w:rPr>
              <w:ins w:author="Bala Devi" w:id="74" w:date="2026-09-21T15:24:10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pStyle w:val="Heading3"/>
                <w:numPr>
                  <w:ilvl w:val="0"/>
                  <w:numId w:val="9"/>
                </w:numPr>
                <w:ind w:left="720" w:hanging="360"/>
              </w:pPr>
            </w:pPrChange>
          </w:pPr>
          <w:sdt>
            <w:sdtPr>
              <w:id w:val="-2122468026"/>
              <w:tag w:val="goog_rdk_1462"/>
            </w:sdtPr>
            <w:sdtContent>
              <w:ins w:author="Bala Devi" w:id="74" w:date="2026-09-21T15:24:10Z">
                <w:sdt>
                  <w:sdtPr>
                    <w:id w:val="-1571518783"/>
                    <w:tag w:val="goog_rdk_1463"/>
                  </w:sdtPr>
                  <w:sdtContent>
                    <w:del w:author="Monicaragavan" w:id="35" w:date="2026-09-23T08:08:22Z"/>
                  </w:sdtContent>
                </w:sdt>
              </w:ins>
              <w:sdt>
                <w:sdtPr>
                  <w:id w:val="-1248144490"/>
                  <w:tag w:val="goog_rdk_1464"/>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229124341"/>
        <w:tag w:val="goog_rdk_1469"/>
      </w:sdtPr>
      <w:sdtContent>
        <w:p w:rsidR="00000000" w:rsidDel="00000000" w:rsidP="00000000" w:rsidRDefault="00000000" w:rsidRPr="00000000" w14:paraId="00000139">
          <w:pPr>
            <w:pStyle w:val="Heading3"/>
            <w:numPr>
              <w:ilvl w:val="0"/>
              <w:numId w:val="9"/>
            </w:numPr>
            <w:ind w:left="720" w:hanging="360"/>
            <w:rPr>
              <w:ins w:author="Bala Devi" w:id="74" w:date="2026-09-21T15:24:10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pStyle w:val="Heading3"/>
                <w:numPr>
                  <w:ilvl w:val="0"/>
                  <w:numId w:val="9"/>
                </w:numPr>
                <w:ind w:left="720" w:hanging="360"/>
              </w:pPr>
            </w:pPrChange>
          </w:pPr>
          <w:sdt>
            <w:sdtPr>
              <w:id w:val="-852238021"/>
              <w:tag w:val="goog_rdk_1466"/>
            </w:sdtPr>
            <w:sdtContent>
              <w:ins w:author="Bala Devi" w:id="74" w:date="2026-09-21T15:24:10Z">
                <w:sdt>
                  <w:sdtPr>
                    <w:id w:val="1932213036"/>
                    <w:tag w:val="goog_rdk_1467"/>
                  </w:sdtPr>
                  <w:sdtContent>
                    <w:del w:author="Monicaragavan" w:id="35" w:date="2026-09-23T08:08:22Z"/>
                  </w:sdtContent>
                </w:sdt>
              </w:ins>
              <w:sdt>
                <w:sdtPr>
                  <w:id w:val="1616595627"/>
                  <w:tag w:val="goog_rdk_1468"/>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1450764380"/>
        <w:tag w:val="goog_rdk_1473"/>
      </w:sdtPr>
      <w:sdtContent>
        <w:p w:rsidR="00000000" w:rsidDel="00000000" w:rsidP="00000000" w:rsidRDefault="00000000" w:rsidRPr="00000000" w14:paraId="0000013A">
          <w:pPr>
            <w:pStyle w:val="Heading3"/>
            <w:numPr>
              <w:ilvl w:val="0"/>
              <w:numId w:val="9"/>
            </w:numPr>
            <w:ind w:left="720" w:hanging="360"/>
            <w:rPr>
              <w:ins w:author="Bala Devi" w:id="74" w:date="2026-09-21T15:24:10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pStyle w:val="Heading3"/>
                <w:numPr>
                  <w:ilvl w:val="0"/>
                  <w:numId w:val="9"/>
                </w:numPr>
                <w:ind w:left="720" w:hanging="360"/>
              </w:pPr>
            </w:pPrChange>
          </w:pPr>
          <w:sdt>
            <w:sdtPr>
              <w:id w:val="-22757272"/>
              <w:tag w:val="goog_rdk_1470"/>
            </w:sdtPr>
            <w:sdtContent>
              <w:ins w:author="Bala Devi" w:id="74" w:date="2026-09-21T15:24:10Z">
                <w:sdt>
                  <w:sdtPr>
                    <w:id w:val="-404548466"/>
                    <w:tag w:val="goog_rdk_1471"/>
                  </w:sdtPr>
                  <w:sdtContent>
                    <w:del w:author="Monicaragavan" w:id="35" w:date="2026-09-23T08:08:22Z"/>
                  </w:sdtContent>
                </w:sdt>
              </w:ins>
              <w:sdt>
                <w:sdtPr>
                  <w:id w:val="-455279329"/>
                  <w:tag w:val="goog_rdk_1472"/>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1535334062"/>
        <w:tag w:val="goog_rdk_1477"/>
      </w:sdtPr>
      <w:sdtContent>
        <w:p w:rsidR="00000000" w:rsidDel="00000000" w:rsidP="00000000" w:rsidRDefault="00000000" w:rsidRPr="00000000" w14:paraId="0000013B">
          <w:pPr>
            <w:pStyle w:val="Heading3"/>
            <w:numPr>
              <w:ilvl w:val="0"/>
              <w:numId w:val="9"/>
            </w:numPr>
            <w:ind w:left="720" w:hanging="360"/>
            <w:rPr>
              <w:ins w:author="Bala Devi" w:id="74" w:date="2026-09-21T15:24:10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pStyle w:val="Heading3"/>
                <w:numPr>
                  <w:ilvl w:val="0"/>
                  <w:numId w:val="9"/>
                </w:numPr>
                <w:ind w:left="720" w:hanging="360"/>
              </w:pPr>
            </w:pPrChange>
          </w:pPr>
          <w:sdt>
            <w:sdtPr>
              <w:id w:val="-1807954820"/>
              <w:tag w:val="goog_rdk_1474"/>
            </w:sdtPr>
            <w:sdtContent>
              <w:ins w:author="Bala Devi" w:id="74" w:date="2026-09-21T15:24:10Z">
                <w:sdt>
                  <w:sdtPr>
                    <w:id w:val="-1516063429"/>
                    <w:tag w:val="goog_rdk_1475"/>
                  </w:sdtPr>
                  <w:sdtContent>
                    <w:del w:author="Monicaragavan" w:id="35" w:date="2026-09-23T08:08:22Z"/>
                  </w:sdtContent>
                </w:sdt>
              </w:ins>
              <w:sdt>
                <w:sdtPr>
                  <w:id w:val="-878254213"/>
                  <w:tag w:val="goog_rdk_1476"/>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1922258762"/>
        <w:tag w:val="goog_rdk_1481"/>
      </w:sdtPr>
      <w:sdtContent>
        <w:p w:rsidR="00000000" w:rsidDel="00000000" w:rsidP="00000000" w:rsidRDefault="00000000" w:rsidRPr="00000000" w14:paraId="0000013C">
          <w:pPr>
            <w:pStyle w:val="Heading3"/>
            <w:numPr>
              <w:ilvl w:val="0"/>
              <w:numId w:val="9"/>
            </w:numPr>
            <w:ind w:left="720" w:hanging="360"/>
            <w:rPr>
              <w:ins w:author="Bala Devi" w:id="74" w:date="2026-09-21T15:24:10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pStyle w:val="Heading3"/>
                <w:numPr>
                  <w:ilvl w:val="0"/>
                  <w:numId w:val="9"/>
                </w:numPr>
                <w:ind w:left="720" w:hanging="360"/>
              </w:pPr>
            </w:pPrChange>
          </w:pPr>
          <w:sdt>
            <w:sdtPr>
              <w:id w:val="1244454026"/>
              <w:tag w:val="goog_rdk_1478"/>
            </w:sdtPr>
            <w:sdtContent>
              <w:ins w:author="Bala Devi" w:id="74" w:date="2026-09-21T15:24:10Z">
                <w:sdt>
                  <w:sdtPr>
                    <w:id w:val="-698578057"/>
                    <w:tag w:val="goog_rdk_1479"/>
                  </w:sdtPr>
                  <w:sdtContent>
                    <w:del w:author="Monicaragavan" w:id="35" w:date="2026-09-23T08:08:22Z"/>
                  </w:sdtContent>
                </w:sdt>
              </w:ins>
              <w:sdt>
                <w:sdtPr>
                  <w:id w:val="-198305044"/>
                  <w:tag w:val="goog_rdk_1480"/>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625178586"/>
        <w:tag w:val="goog_rdk_1485"/>
      </w:sdtPr>
      <w:sdtContent>
        <w:p w:rsidR="00000000" w:rsidDel="00000000" w:rsidP="00000000" w:rsidRDefault="00000000" w:rsidRPr="00000000" w14:paraId="0000013D">
          <w:pPr>
            <w:pStyle w:val="Heading3"/>
            <w:numPr>
              <w:ilvl w:val="0"/>
              <w:numId w:val="9"/>
            </w:numPr>
            <w:ind w:left="720" w:hanging="360"/>
            <w:rPr>
              <w:ins w:author="Bala Devi" w:id="74" w:date="2026-09-21T15:24:10Z"/>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pStyle w:val="Heading3"/>
                <w:numPr>
                  <w:ilvl w:val="0"/>
                  <w:numId w:val="9"/>
                </w:numPr>
                <w:ind w:left="720" w:hanging="360"/>
              </w:pPr>
            </w:pPrChange>
          </w:pPr>
          <w:sdt>
            <w:sdtPr>
              <w:id w:val="-359486080"/>
              <w:tag w:val="goog_rdk_1482"/>
            </w:sdtPr>
            <w:sdtContent>
              <w:ins w:author="Bala Devi" w:id="74" w:date="2026-09-21T15:24:10Z">
                <w:sdt>
                  <w:sdtPr>
                    <w:id w:val="1261914258"/>
                    <w:tag w:val="goog_rdk_1483"/>
                  </w:sdtPr>
                  <w:sdtContent>
                    <w:del w:author="Monicaragavan" w:id="35" w:date="2026-09-23T08:08:22Z"/>
                  </w:sdtContent>
                </w:sdt>
              </w:ins>
              <w:sdt>
                <w:sdtPr>
                  <w:id w:val="114028180"/>
                  <w:tag w:val="goog_rdk_1484"/>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235341664"/>
        <w:tag w:val="goog_rdk_1492"/>
      </w:sdtPr>
      <w:sdtContent>
        <w:p w:rsidR="00000000" w:rsidDel="00000000" w:rsidP="00000000" w:rsidRDefault="00000000" w:rsidRPr="00000000" w14:paraId="0000013E">
          <w:pPr>
            <w:numPr>
              <w:ilvl w:val="0"/>
              <w:numId w:val="35"/>
            </w:numPr>
            <w:ind w:left="720" w:hanging="360"/>
            <w:rPr>
              <w:ins w:author="Pradeep" w:id="76" w:date="2026-09-22T00:33:14Z"/>
              <w:del w:author="Monicaragavan" w:id="35" w:date="2026-09-23T08:08:22Z"/>
              <w:strike w:val="1"/>
              <w:rPrChange w:author="Deepii Deepa" w:id="23" w:date="2026-09-23T12:38:09Z">
                <w:rPr/>
              </w:rPrChange>
            </w:rPr>
            <w:pPrChange w:author="Deepii Deepa" w:id="0" w:date="2026-09-23T12:38:09Z">
              <w:pPr>
                <w:numPr>
                  <w:ilvl w:val="0"/>
                  <w:numId w:val="35"/>
                </w:numPr>
                <w:ind w:left="720" w:hanging="360"/>
              </w:pPr>
            </w:pPrChange>
          </w:pPr>
          <w:sdt>
            <w:sdtPr>
              <w:id w:val="1854337181"/>
              <w:tag w:val="goog_rdk_1488"/>
            </w:sdtPr>
            <w:sdtContent>
              <w:ins w:author="Pradeep" w:id="76" w:date="2026-09-22T00:33:14Z">
                <w:sdt>
                  <w:sdtPr>
                    <w:id w:val="-356237873"/>
                    <w:tag w:val="goog_rdk_1489"/>
                  </w:sdtPr>
                  <w:sdtContent>
                    <w:del w:author="Monicaragavan" w:id="35" w:date="2026-09-23T08:08:22Z"/>
                  </w:sdtContent>
                </w:sdt>
              </w:ins>
              <w:sdt>
                <w:sdtPr>
                  <w:id w:val="1852511545"/>
                  <w:tag w:val="goog_rdk_1490"/>
                </w:sdtPr>
                <w:sdtContent>
                  <w:ins w:author="Pradeep" w:id="76" w:date="2026-09-22T00:33:14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demonstrate how we can conbine gemini at,APIs, backend development,</w:delText>
                      </w:r>
                    </w:del>
                  </w:ins>
                </w:sdtContent>
              </w:sdt>
              <w:ins w:author="Pradeep" w:id="76" w:date="2026-09-22T00:33:14Z">
                <w:del w:author="Monicaragavan" w:id="35" w:date="2026-09-23T08:08:22Z">
                  <w:sdt>
                    <w:sdtPr>
                      <w:id w:val="-3568176"/>
                      <w:tag w:val="goog_rdk_1491"/>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frontend development</w:delText>
                      </w:r>
                    </w:sdtContent>
                  </w:sdt>
                </w:del>
              </w:ins>
            </w:sdtContent>
          </w:sdt>
        </w:p>
      </w:sdtContent>
    </w:sdt>
    <w:sdt>
      <w:sdtPr>
        <w:id w:val="-599494102"/>
        <w:tag w:val="goog_rdk_1503"/>
      </w:sdtPr>
      <w:sdtContent>
        <w:p w:rsidR="00000000" w:rsidDel="00000000" w:rsidP="00000000" w:rsidRDefault="00000000" w:rsidRPr="00000000" w14:paraId="0000013F">
          <w:pPr>
            <w:rPr>
              <w:ins w:author="Bala Devi" w:id="74" w:date="2026-09-21T15:24:10Z"/>
              <w:del w:author="Monicaragavan" w:id="35" w:date="2026-09-23T08:08:22Z"/>
              <w:rPrChange w:author="Aafreen S" w:id="4" w:date="2026-09-23T12:46:07Z">
                <w:rPr>
                  <w:rFonts w:ascii="Cambria" w:cs="Cambria" w:eastAsia="Cambria" w:hAnsi="Cambria"/>
                  <w:b w:val="1"/>
                  <w:bCs w:val="1"/>
                  <w:sz w:val="24"/>
                  <w:szCs w:val="24"/>
                </w:rPr>
              </w:rPrChange>
            </w:rPr>
            <w:pPrChange w:author="Aafreen S" w:id="0" w:date="2026-09-23T12:46:07Z">
              <w:pPr/>
            </w:pPrChange>
          </w:pPr>
          <w:sdt>
            <w:sdtPr>
              <w:id w:val="2016246705"/>
              <w:tag w:val="goog_rdk_1497"/>
            </w:sdtPr>
            <w:sdtContent>
              <w:ins w:author="Pradeep" w:id="77" w:date="2026-09-22T00:33:05Z">
                <w:sdt>
                  <w:sdtPr>
                    <w:id w:val="-77501306"/>
                    <w:tag w:val="goog_rdk_1498"/>
                  </w:sdtPr>
                  <w:sdtContent>
                    <w:del w:author="Monicaragavan" w:id="35" w:date="2026-09-23T08:08:22Z"/>
                  </w:sdtContent>
                </w:sdt>
              </w:ins>
              <w:sdt>
                <w:sdtPr>
                  <w:id w:val="-1454204158"/>
                  <w:tag w:val="goog_rdk_1499"/>
                </w:sdtPr>
                <w:sdtContent>
                  <w:ins w:author="Pradeep" w:id="77" w:date="2026-09-22T00:33:05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to solve a practical real world budgeting recommendation problem</w:delText>
                      </w:r>
                    </w:del>
                  </w:ins>
                </w:sdtContent>
              </w:sdt>
              <w:ins w:author="Pradeep" w:id="77" w:date="2026-09-22T00:33:05Z">
                <w:del w:author="Monicaragavan" w:id="35" w:date="2026-09-23T08:08:22Z"/>
              </w:ins>
            </w:sdtContent>
          </w:sdt>
          <w:sdt>
            <w:sdtPr>
              <w:id w:val="-2137450159"/>
              <w:tag w:val="goog_rdk_1500"/>
            </w:sdtPr>
            <w:sdtContent>
              <w:ins w:author="Bala Devi" w:id="74" w:date="2026-09-21T15:24:10Z">
                <w:sdt>
                  <w:sdtPr>
                    <w:id w:val="458575948"/>
                    <w:tag w:val="goog_rdk_1501"/>
                  </w:sdtPr>
                  <w:sdtContent>
                    <w:del w:author="Monicaragavan" w:id="35" w:date="2026-09-23T08:08:22Z"/>
                  </w:sdtContent>
                </w:sdt>
              </w:ins>
              <w:sdt>
                <w:sdtPr>
                  <w:id w:val="1546089744"/>
                  <w:tag w:val="goog_rdk_1502"/>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1270723866"/>
        <w:tag w:val="goog_rdk_1507"/>
      </w:sdtPr>
      <w:sdtContent>
        <w:p w:rsidR="00000000" w:rsidDel="00000000" w:rsidP="00000000" w:rsidRDefault="00000000" w:rsidRPr="00000000" w14:paraId="00000140">
          <w:pPr>
            <w:rPr>
              <w:ins w:author="Bala Devi" w:id="74" w:date="2026-09-21T15:24:10Z"/>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pPr>
          <w:sdt>
            <w:sdtPr>
              <w:id w:val="221655629"/>
              <w:tag w:val="goog_rdk_1504"/>
            </w:sdtPr>
            <w:sdtContent>
              <w:ins w:author="Bala Devi" w:id="74" w:date="2026-09-21T15:24:10Z">
                <w:sdt>
                  <w:sdtPr>
                    <w:id w:val="263611697"/>
                    <w:tag w:val="goog_rdk_1505"/>
                  </w:sdtPr>
                  <w:sdtContent>
                    <w:del w:author="Monicaragavan" w:id="35" w:date="2026-09-23T08:08:22Z"/>
                  </w:sdtContent>
                </w:sdt>
              </w:ins>
              <w:sdt>
                <w:sdtPr>
                  <w:id w:val="-51202658"/>
                  <w:tag w:val="goog_rdk_1506"/>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1494318669"/>
        <w:tag w:val="goog_rdk_1511"/>
      </w:sdtPr>
      <w:sdtContent>
        <w:p w:rsidR="00000000" w:rsidDel="00000000" w:rsidP="00000000" w:rsidRDefault="00000000" w:rsidRPr="00000000" w14:paraId="00000141">
          <w:pPr>
            <w:rPr>
              <w:ins w:author="Bala Devi" w:id="74" w:date="2026-09-21T15:24:10Z"/>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pPr>
          <w:sdt>
            <w:sdtPr>
              <w:id w:val="587281972"/>
              <w:tag w:val="goog_rdk_1508"/>
            </w:sdtPr>
            <w:sdtContent>
              <w:ins w:author="Bala Devi" w:id="74" w:date="2026-09-21T15:24:10Z">
                <w:sdt>
                  <w:sdtPr>
                    <w:id w:val="1183769069"/>
                    <w:tag w:val="goog_rdk_1509"/>
                  </w:sdtPr>
                  <w:sdtContent>
                    <w:del w:author="Monicaragavan" w:id="35" w:date="2026-09-23T08:08:22Z"/>
                  </w:sdtContent>
                </w:sdt>
              </w:ins>
              <w:sdt>
                <w:sdtPr>
                  <w:id w:val="733679304"/>
                  <w:tag w:val="goog_rdk_1510"/>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1064140709"/>
        <w:tag w:val="goog_rdk_1515"/>
      </w:sdtPr>
      <w:sdtContent>
        <w:p w:rsidR="00000000" w:rsidDel="00000000" w:rsidP="00000000" w:rsidRDefault="00000000" w:rsidRPr="00000000" w14:paraId="00000142">
          <w:pPr>
            <w:rPr>
              <w:ins w:author="Bala Devi" w:id="74" w:date="2026-09-21T15:24:10Z"/>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pPr>
          <w:sdt>
            <w:sdtPr>
              <w:id w:val="-2089175409"/>
              <w:tag w:val="goog_rdk_1512"/>
            </w:sdtPr>
            <w:sdtContent>
              <w:ins w:author="Bala Devi" w:id="74" w:date="2026-09-21T15:24:10Z">
                <w:sdt>
                  <w:sdtPr>
                    <w:id w:val="505046204"/>
                    <w:tag w:val="goog_rdk_1513"/>
                  </w:sdtPr>
                  <w:sdtContent>
                    <w:del w:author="Monicaragavan" w:id="35" w:date="2026-09-23T08:08:22Z"/>
                  </w:sdtContent>
                </w:sdt>
              </w:ins>
              <w:sdt>
                <w:sdtPr>
                  <w:id w:val="1011835364"/>
                  <w:tag w:val="goog_rdk_1514"/>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1609360397"/>
        <w:tag w:val="goog_rdk_1519"/>
      </w:sdtPr>
      <w:sdtContent>
        <w:p w:rsidR="00000000" w:rsidDel="00000000" w:rsidP="00000000" w:rsidRDefault="00000000" w:rsidRPr="00000000" w14:paraId="00000143">
          <w:pPr>
            <w:rPr>
              <w:ins w:author="Bala Devi" w:id="74" w:date="2026-09-21T15:24:10Z"/>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pPr>
          <w:sdt>
            <w:sdtPr>
              <w:id w:val="1237253083"/>
              <w:tag w:val="goog_rdk_1516"/>
            </w:sdtPr>
            <w:sdtContent>
              <w:ins w:author="Bala Devi" w:id="74" w:date="2026-09-21T15:24:10Z">
                <w:sdt>
                  <w:sdtPr>
                    <w:id w:val="-691124850"/>
                    <w:tag w:val="goog_rdk_1517"/>
                  </w:sdtPr>
                  <w:sdtContent>
                    <w:del w:author="Monicaragavan" w:id="35" w:date="2026-09-23T08:08:22Z"/>
                  </w:sdtContent>
                </w:sdt>
              </w:ins>
              <w:sdt>
                <w:sdtPr>
                  <w:id w:val="1841553365"/>
                  <w:tag w:val="goog_rdk_1518"/>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1776699956"/>
        <w:tag w:val="goog_rdk_1523"/>
      </w:sdtPr>
      <w:sdtContent>
        <w:p w:rsidR="00000000" w:rsidDel="00000000" w:rsidP="00000000" w:rsidRDefault="00000000" w:rsidRPr="00000000" w14:paraId="00000144">
          <w:pPr>
            <w:rPr>
              <w:ins w:author="Bala Devi" w:id="74" w:date="2026-09-21T15:24:10Z"/>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pPr>
          <w:sdt>
            <w:sdtPr>
              <w:id w:val="1352772320"/>
              <w:tag w:val="goog_rdk_1520"/>
            </w:sdtPr>
            <w:sdtContent>
              <w:ins w:author="Bala Devi" w:id="74" w:date="2026-09-21T15:24:10Z">
                <w:sdt>
                  <w:sdtPr>
                    <w:id w:val="496695283"/>
                    <w:tag w:val="goog_rdk_1521"/>
                  </w:sdtPr>
                  <w:sdtContent>
                    <w:del w:author="Monicaragavan" w:id="35" w:date="2026-09-23T08:08:22Z"/>
                  </w:sdtContent>
                </w:sdt>
              </w:ins>
              <w:sdt>
                <w:sdtPr>
                  <w:id w:val="-1114385805"/>
                  <w:tag w:val="goog_rdk_1522"/>
                </w:sdtPr>
                <w:sdtContent>
                  <w:ins w:author="Bala Devi" w:id="74" w:date="2026-09-21T15:24:10Z">
                    <w:del w:author="Monicaragavan" w:id="35" w:date="2026-09-23T08:08:22Z">
                      <w:r w:rsidDel="00000000" w:rsidR="00000000" w:rsidRPr="00000000">
                        <w:rPr>
                          <w:rtl w:val="0"/>
                        </w:rPr>
                      </w:r>
                    </w:del>
                  </w:ins>
                </w:sdtContent>
              </w:sdt>
              <w:ins w:author="Bala Devi" w:id="74" w:date="2026-09-21T15:24:10Z">
                <w:del w:author="Monicaragavan" w:id="35" w:date="2026-09-23T08:08:22Z"/>
              </w:ins>
            </w:sdtContent>
          </w:sdt>
        </w:p>
      </w:sdtContent>
    </w:sdt>
    <w:sdt>
      <w:sdtPr>
        <w:id w:val="2041194286"/>
        <w:tag w:val="goog_rdk_1528"/>
      </w:sdtPr>
      <w:sdtContent>
        <w:p w:rsidR="00000000" w:rsidDel="00000000" w:rsidP="00000000" w:rsidRDefault="00000000" w:rsidRPr="00000000" w14:paraId="00000145">
          <w:pPr>
            <w:pStyle w:val="Heading3"/>
            <w:numPr>
              <w:ilvl w:val="0"/>
              <w:numId w:val="9"/>
            </w:numPr>
            <w:ind w:left="720" w:hanging="360"/>
            <w:rPr>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pStyle w:val="Heading3"/>
                <w:numPr>
                  <w:ilvl w:val="0"/>
                  <w:numId w:val="9"/>
                </w:numPr>
                <w:ind w:left="720" w:hanging="360"/>
              </w:pPr>
            </w:pPrChange>
          </w:pPr>
          <w:sdt>
            <w:sdtPr>
              <w:id w:val="-1620345878"/>
              <w:tag w:val="goog_rdk_1525"/>
            </w:sdtPr>
            <w:sdtContent>
              <w:del w:author="Monicaragavan" w:id="35" w:date="2026-09-23T08:08:22Z"/>
              <w:sdt>
                <w:sdtPr>
                  <w:id w:val="165317675"/>
                  <w:tag w:val="goog_rdk_1526"/>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Home Page</w:delText>
                    </w:r>
                  </w:del>
                </w:sdtContent>
              </w:sdt>
              <w:del w:author="Monicaragavan" w:id="35" w:date="2026-09-23T08:08:22Z">
                <w:sdt>
                  <w:sdtPr>
                    <w:id w:val="-1817689418"/>
                    <w:tag w:val="goog_rdk_1527"/>
                  </w:sdtPr>
                  <w:sdtContent>
                    <w:r w:rsidDel="00000000" w:rsidR="00000000" w:rsidRPr="00000000">
                      <w:rPr>
                        <w:rtl w:val="0"/>
                      </w:rPr>
                    </w:r>
                  </w:sdtContent>
                </w:sdt>
              </w:del>
            </w:sdtContent>
          </w:sdt>
        </w:p>
      </w:sdtContent>
    </w:sdt>
    <w:sdt>
      <w:sdtPr>
        <w:id w:val="1520494640"/>
        <w:tag w:val="goog_rdk_1532"/>
      </w:sdtPr>
      <w:sdtContent>
        <w:p w:rsidR="00000000" w:rsidDel="00000000" w:rsidP="00000000" w:rsidRDefault="00000000" w:rsidRPr="00000000" w14:paraId="00000146">
          <w:pPr>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415909885"/>
              <w:tag w:val="goog_rdk_1529"/>
            </w:sdtPr>
            <w:sdtContent>
              <w:del w:author="Monicaragavan" w:id="35" w:date="2026-09-23T08:08:22Z"/>
              <w:sdt>
                <w:sdtPr>
                  <w:id w:val="1555688731"/>
                  <w:tag w:val="goog_rdk_1530"/>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Home Page</w:delText>
                    </w:r>
                  </w:del>
                </w:sdtContent>
              </w:sdt>
              <w:del w:author="Monicaragavan" w:id="35" w:date="2026-09-23T08:08:22Z">
                <w:sdt>
                  <w:sdtPr>
                    <w:id w:val="1733259840"/>
                    <w:tag w:val="goog_rdk_1531"/>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The main landing page introducing PocketSmart AI’s features with links to planner modules and user actions.</w:delText>
                    </w:r>
                  </w:sdtContent>
                </w:sdt>
              </w:del>
            </w:sdtContent>
          </w:sdt>
        </w:p>
      </w:sdtContent>
    </w:sdt>
    <w:sdt>
      <w:sdtPr>
        <w:id w:val="-1079163475"/>
        <w:tag w:val="goog_rdk_1535"/>
      </w:sdtPr>
      <w:sdtContent>
        <w:p w:rsidR="00000000" w:rsidDel="00000000" w:rsidP="00000000" w:rsidRDefault="00000000" w:rsidRPr="00000000" w14:paraId="00000147">
          <w:pPr>
            <w:spacing w:after="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pPrChange w:author="Velmurugan Mithra" w:id="0" w:date="2026-09-23T06:12:03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13500191"/>
              <w:tag w:val="goog_rdk_1533"/>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drawing>
                    <wp:inline distB="114300" distT="114300" distL="114300" distR="114300">
                      <wp:extent cx="5731200" cy="4546600"/>
                      <wp:effectExtent b="0" l="0" r="0" t="0"/>
                      <wp:docPr id="171"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5731200" cy="4546600"/>
                              </a:xfrm>
                              <a:prstGeom prst="rect"/>
                              <a:ln/>
                            </pic:spPr>
                          </pic:pic>
                        </a:graphicData>
                      </a:graphic>
                    </wp:inline>
                  </w:drawing>
                </w:r>
              </w:del>
              <w:sdt>
                <w:sdtPr>
                  <w:id w:val="-307881122"/>
                  <w:tag w:val="goog_rdk_1534"/>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99371235"/>
        <w:tag w:val="goog_rdk_1538"/>
      </w:sdtPr>
      <w:sdtContent>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sz w:val="24"/>
                  <w:szCs w:val="24"/>
                </w:rPr>
              </w:rPrChange>
            </w:rPr>
          </w:pPr>
          <w:sdt>
            <w:sdtPr>
              <w:id w:val="-587945014"/>
              <w:tag w:val="goog_rdk_1536"/>
            </w:sdtPr>
            <w:sdtContent>
              <w:del w:author="Monicaragavan" w:id="35" w:date="2026-09-23T08:08:22Z"/>
              <w:sdt>
                <w:sdtPr>
                  <w:id w:val="1619011201"/>
                  <w:tag w:val="goog_rdk_1537"/>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391801226"/>
        <w:tag w:val="goog_rdk_1541"/>
      </w:sdtPr>
      <w:sdtContent>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sz w:val="24"/>
                  <w:szCs w:val="24"/>
                </w:rPr>
              </w:rPrChange>
            </w:rPr>
          </w:pPr>
          <w:sdt>
            <w:sdtPr>
              <w:id w:val="73157186"/>
              <w:tag w:val="goog_rdk_1539"/>
            </w:sdtPr>
            <w:sdtContent>
              <w:del w:author="Monicaragavan" w:id="35" w:date="2026-09-23T08:08:22Z"/>
              <w:sdt>
                <w:sdtPr>
                  <w:id w:val="-260760684"/>
                  <w:tag w:val="goog_rdk_154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382841276"/>
        <w:tag w:val="goog_rdk_1544"/>
      </w:sdtPr>
      <w:sdtContent>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sz w:val="24"/>
                  <w:szCs w:val="24"/>
                </w:rPr>
              </w:rPrChange>
            </w:rPr>
          </w:pPr>
          <w:sdt>
            <w:sdtPr>
              <w:id w:val="-2144633693"/>
              <w:tag w:val="goog_rdk_1542"/>
            </w:sdtPr>
            <w:sdtContent>
              <w:del w:author="Monicaragavan" w:id="35" w:date="2026-09-23T08:08:22Z"/>
              <w:sdt>
                <w:sdtPr>
                  <w:id w:val="-159025741"/>
                  <w:tag w:val="goog_rdk_154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802736545"/>
        <w:tag w:val="goog_rdk_1557"/>
      </w:sdtPr>
      <w:sdtContent>
        <w:p w:rsidR="00000000" w:rsidDel="00000000" w:rsidP="00000000" w:rsidRDefault="00000000" w:rsidRPr="00000000" w14:paraId="0000014B">
          <w:pPr>
            <w:spacing w:after="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pPrChange w:author="Velmurugan Mithra" w:id="0" w:date="2026-09-23T06:13:02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557171729"/>
              <w:tag w:val="goog_rdk_1547"/>
            </w:sdtPr>
            <w:sdtContent>
              <w:ins w:author="Vennila M" w:id="79" w:date="2026-09-23T06:21:39Z">
                <w:sdt>
                  <w:sdtPr>
                    <w:id w:val="480044965"/>
                    <w:tag w:val="goog_rdk_1548"/>
                  </w:sdtPr>
                  <w:sdtContent>
                    <w:del w:author="Monicaragavan" w:id="35" w:date="2026-09-23T08:08:22Z"/>
                  </w:sdtContent>
                </w:sdt>
              </w:ins>
              <w:sdt>
                <w:sdtPr>
                  <w:id w:val="-672456747"/>
                  <w:tag w:val="goog_rdk_1549"/>
                </w:sdtPr>
                <w:sdtContent>
                  <w:ins w:author="Vennila M" w:id="79" w:date="2026-09-23T06:21:39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                              </w:delText>
                      </w:r>
                    </w:del>
                  </w:ins>
                </w:sdtContent>
              </w:sdt>
              <w:ins w:author="Vennila M" w:id="79" w:date="2026-09-23T06:21:39Z">
                <w:del w:author="Monicaragavan" w:id="35" w:date="2026-09-23T08:08:22Z"/>
              </w:ins>
            </w:sdtContent>
          </w:sdt>
          <w:sdt>
            <w:sdtPr>
              <w:id w:val="-2046819165"/>
              <w:tag w:val="goog_rdk_1550"/>
            </w:sdtPr>
            <w:sdtContent>
              <w:ins w:author="Velmurugan Mithra" w:id="80" w:date="2026-09-23T07:36:16Z">
                <w:sdt>
                  <w:sdtPr>
                    <w:id w:val="-181843736"/>
                    <w:tag w:val="goog_rdk_1551"/>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drawing>
                          <wp:inline distB="114300" distT="114300" distL="114300" distR="114300">
                            <wp:extent cx="3870825" cy="4600575"/>
                            <wp:effectExtent b="0" l="0" r="0" t="0"/>
                            <wp:docPr id="188" name="image15.png"/>
                            <a:graphic>
                              <a:graphicData uri="http://schemas.openxmlformats.org/drawingml/2006/picture">
                                <pic:pic>
                                  <pic:nvPicPr>
                                    <pic:cNvPr id="0" name="image15.png"/>
                                    <pic:cNvPicPr preferRelativeResize="0"/>
                                  </pic:nvPicPr>
                                  <pic:blipFill>
                                    <a:blip r:embed="rId48"/>
                                    <a:srcRect b="8079" l="6595" r="6847" t="-3250"/>
                                    <a:stretch>
                                      <a:fillRect/>
                                    </a:stretch>
                                  </pic:blipFill>
                                  <pic:spPr>
                                    <a:xfrm>
                                      <a:off x="0" y="0"/>
                                      <a:ext cx="3870825" cy="4600575"/>
                                    </a:xfrm>
                                    <a:prstGeom prst="rect"/>
                                    <a:ln/>
                                  </pic:spPr>
                                </pic:pic>
                              </a:graphicData>
                            </a:graphic>
                          </wp:inline>
                        </w:drawing>
                      </w:r>
                    </w:del>
                  </w:sdtContent>
                </w:sdt>
              </w:ins>
            </w:sdtContent>
          </w:sdt>
          <w:sdt>
            <w:sdtPr>
              <w:id w:val="-280075486"/>
              <w:tag w:val="goog_rdk_1552"/>
            </w:sdtPr>
            <w:sdtContent>
              <w:ins w:author="Vennila M" w:id="79" w:date="2026-09-23T06:21:39Z">
                <w:sdt>
                  <w:sdtPr>
                    <w:id w:val="816650865"/>
                    <w:tag w:val="goog_rdk_1553"/>
                  </w:sdtPr>
                  <w:sdtContent>
                    <w:del w:author="Monicaragavan" w:id="35" w:date="2026-09-23T08:08:22Z"/>
                  </w:sdtContent>
                </w:sdt>
              </w:ins>
              <w:sdt>
                <w:sdtPr>
                  <w:id w:val="-1185798932"/>
                  <w:tag w:val="goog_rdk_1554"/>
                </w:sdtPr>
                <w:sdtContent>
                  <w:ins w:author="Vennila M" w:id="79" w:date="2026-09-23T06:21:39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                                           </w:delText>
                      </w:r>
                    </w:del>
                  </w:ins>
                </w:sdtContent>
              </w:sdt>
              <w:ins w:author="Vennila M" w:id="79" w:date="2026-09-23T06:21:39Z">
                <w:del w:author="Monicaragavan" w:id="35" w:date="2026-09-23T08:08:22Z"/>
              </w:ins>
            </w:sdtContent>
          </w:sdt>
          <w:sdt>
            <w:sdtPr>
              <w:id w:val="95728182"/>
              <w:tag w:val="goog_rdk_1555"/>
            </w:sdtPr>
            <w:sdtContent>
              <w:del w:author="Monicaragavan" w:id="35" w:date="2026-09-23T08:08:22Z"/>
              <w:sdt>
                <w:sdtPr>
                  <w:id w:val="139353665"/>
                  <w:tag w:val="goog_rdk_155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646340141"/>
        <w:tag w:val="goog_rdk_1561"/>
      </w:sdtPr>
      <w:sdtContent>
        <w:p w:rsidR="00000000" w:rsidDel="00000000" w:rsidP="00000000" w:rsidRDefault="00000000" w:rsidRPr="00000000" w14:paraId="0000014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352675002"/>
              <w:tag w:val="goog_rdk_1558"/>
            </w:sdtPr>
            <w:sdtContent>
              <w:del w:author="Monicaragavan" w:id="35" w:date="2026-09-23T08:08:22Z"/>
              <w:sdt>
                <w:sdtPr>
                  <w:id w:val="1925985981"/>
                  <w:tag w:val="goog_rdk_1559"/>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Testimonials Page</w:delText>
                    </w:r>
                  </w:del>
                </w:sdtContent>
              </w:sdt>
              <w:del w:author="Monicaragavan" w:id="35" w:date="2026-09-23T08:08:22Z">
                <w:sdt>
                  <w:sdtPr>
                    <w:id w:val="-91199356"/>
                    <w:tag w:val="goog_rdk_1560"/>
                  </w:sdtPr>
                  <w:sdtContent>
                    <w:r w:rsidDel="00000000" w:rsidR="00000000" w:rsidRPr="00000000">
                      <w:rPr>
                        <w:rtl w:val="0"/>
                      </w:rPr>
                    </w:r>
                  </w:sdtContent>
                </w:sdt>
              </w:del>
            </w:sdtContent>
          </w:sdt>
        </w:p>
      </w:sdtContent>
    </w:sdt>
    <w:sdt>
      <w:sdtPr>
        <w:id w:val="-1613870992"/>
        <w:tag w:val="goog_rdk_1564"/>
      </w:sdtPr>
      <w:sdtContent>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490803255"/>
              <w:tag w:val="goog_rdk_1562"/>
            </w:sdtPr>
            <w:sdtContent>
              <w:del w:author="Monicaragavan" w:id="35" w:date="2026-09-23T08:08:22Z"/>
              <w:sdt>
                <w:sdtPr>
                  <w:id w:val="-1139781745"/>
                  <w:tag w:val="goog_rdk_1563"/>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Testimonials Page: Showcases real user reviews and success stories to demonstrate the platform’s effectiveness.</w:delText>
                    </w:r>
                  </w:del>
                </w:sdtContent>
              </w:sdt>
              <w:del w:author="Monicaragavan" w:id="35" w:date="2026-09-23T08:08:22Z"/>
            </w:sdtContent>
          </w:sdt>
        </w:p>
      </w:sdtContent>
    </w:sdt>
    <w:sdt>
      <w:sdtPr>
        <w:id w:val="-1070482263"/>
        <w:tag w:val="goog_rdk_1569"/>
      </w:sdtPr>
      <w:sdtContent>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ns w:author="Bala Devi" w:id="82" w:date="2026-09-21T15:24:09Z"/>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pPr>
          <w:sdt>
            <w:sdtPr>
              <w:id w:val="-1530803939"/>
              <w:tag w:val="goog_rdk_1565"/>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drawing>
                    <wp:inline distB="114300" distT="114300" distL="114300" distR="114300">
                      <wp:extent cx="5731200" cy="4711700"/>
                      <wp:effectExtent b="0" l="0" r="0" t="0"/>
                      <wp:docPr id="148" name="image38.png"/>
                      <a:graphic>
                        <a:graphicData uri="http://schemas.openxmlformats.org/drawingml/2006/picture">
                          <pic:pic>
                            <pic:nvPicPr>
                              <pic:cNvPr id="0" name="image38.png"/>
                              <pic:cNvPicPr preferRelativeResize="0"/>
                            </pic:nvPicPr>
                            <pic:blipFill>
                              <a:blip r:embed="rId49"/>
                              <a:srcRect b="0" l="0" r="0" t="0"/>
                              <a:stretch>
                                <a:fillRect/>
                              </a:stretch>
                            </pic:blipFill>
                            <pic:spPr>
                              <a:xfrm>
                                <a:off x="0" y="0"/>
                                <a:ext cx="5731200" cy="4711700"/>
                              </a:xfrm>
                              <a:prstGeom prst="rect"/>
                              <a:ln/>
                            </pic:spPr>
                          </pic:pic>
                        </a:graphicData>
                      </a:graphic>
                    </wp:inline>
                  </w:drawing>
                </w:r>
              </w:del>
            </w:sdtContent>
          </w:sdt>
          <w:sdt>
            <w:sdtPr>
              <w:id w:val="1073027355"/>
              <w:tag w:val="goog_rdk_1566"/>
            </w:sdtPr>
            <w:sdtContent>
              <w:ins w:author="Bala Devi" w:id="82" w:date="2026-09-21T15:24:09Z">
                <w:sdt>
                  <w:sdtPr>
                    <w:id w:val="-2145770114"/>
                    <w:tag w:val="goog_rdk_1567"/>
                  </w:sdtPr>
                  <w:sdtContent>
                    <w:del w:author="Monicaragavan" w:id="35" w:date="2026-09-23T08:08:22Z"/>
                  </w:sdtContent>
                </w:sdt>
              </w:ins>
              <w:sdt>
                <w:sdtPr>
                  <w:id w:val="117949893"/>
                  <w:tag w:val="goog_rdk_1568"/>
                </w:sdtPr>
                <w:sdtContent>
                  <w:ins w:author="Bala Devi" w:id="82" w:date="2026-09-21T15:24:09Z">
                    <w:del w:author="Monicaragavan" w:id="35" w:date="2026-09-23T08:08:22Z">
                      <w:r w:rsidDel="00000000" w:rsidR="00000000" w:rsidRPr="00000000">
                        <w:rPr>
                          <w:rtl w:val="0"/>
                        </w:rPr>
                      </w:r>
                    </w:del>
                  </w:ins>
                </w:sdtContent>
              </w:sdt>
              <w:ins w:author="Bala Devi" w:id="82" w:date="2026-09-21T15:24:09Z">
                <w:del w:author="Monicaragavan" w:id="35" w:date="2026-09-23T08:08:22Z"/>
              </w:ins>
            </w:sdtContent>
          </w:sdt>
        </w:p>
      </w:sdtContent>
    </w:sdt>
    <w:sdt>
      <w:sdtPr>
        <w:id w:val="-19808809"/>
        <w:tag w:val="goog_rdk_1573"/>
      </w:sdtPr>
      <w:sdtContent>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i w:val="0"/>
                  <w:iCs w:val="0"/>
                  <w:smallCaps w:val="0"/>
                  <w:strike w:val="0"/>
                  <w:color w:val="000000"/>
                  <w:sz w:val="24"/>
                  <w:szCs w:val="24"/>
                  <w:u w:val="none"/>
                  <w:shd w:fill="auto" w:val="clear"/>
                  <w:vertAlign w:val="baseline"/>
                </w:rPr>
              </w:rPrChange>
            </w:rPr>
          </w:pPr>
          <w:sdt>
            <w:sdtPr>
              <w:id w:val="-1583748365"/>
              <w:tag w:val="goog_rdk_1571"/>
            </w:sdtPr>
            <w:sdtContent>
              <w:del w:author="Monicaragavan" w:id="35" w:date="2026-09-23T08:08:22Z"/>
              <w:sdt>
                <w:sdtPr>
                  <w:id w:val="1949476951"/>
                  <w:tag w:val="goog_rdk_157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096121447"/>
        <w:tag w:val="goog_rdk_1576"/>
      </w:sdtPr>
      <w:sdtContent>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431164830"/>
              <w:tag w:val="goog_rdk_1574"/>
            </w:sdtPr>
            <w:sdtContent>
              <w:del w:author="Monicaragavan" w:id="35" w:date="2026-09-23T08:08:22Z"/>
              <w:sdt>
                <w:sdtPr>
                  <w:id w:val="265084028"/>
                  <w:tag w:val="goog_rdk_157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51242326"/>
        <w:tag w:val="goog_rdk_1579"/>
      </w:sdtPr>
      <w:sdtContent>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898524959"/>
              <w:tag w:val="goog_rdk_1577"/>
            </w:sdtPr>
            <w:sdtContent>
              <w:del w:author="Monicaragavan" w:id="35" w:date="2026-09-23T08:08:22Z"/>
              <w:sdt>
                <w:sdtPr>
                  <w:id w:val="1387041061"/>
                  <w:tag w:val="goog_rdk_157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785275935"/>
        <w:tag w:val="goog_rdk_1584"/>
      </w:sdtPr>
      <w:sdtContent>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Arial" w:cs="Arial" w:eastAsia="Arial" w:hAnsi="Arial"/>
              <w:b w:val="0"/>
              <w:bCs w:val="0"/>
              <w:i w:val="0"/>
              <w:iCs w:val="0"/>
              <w:smallCaps w:val="0"/>
              <w:strike w:val="0"/>
              <w:color w:val="000000"/>
              <w:sz w:val="22"/>
              <w:szCs w:val="22"/>
              <w:u w:val="none"/>
              <w:shd w:fill="auto" w:val="clear"/>
              <w:vertAlign w:val="baseline"/>
              <w:rPrChange w:author="Bala Devi" w:id="83" w:date="2026-09-21T15:24:09Z">
                <w:rPr>
                  <w:rFonts w:ascii="Cambria" w:cs="Cambria" w:eastAsia="Cambria" w:hAnsi="Cambria"/>
                  <w:b w:val="1"/>
                  <w:bCs w:val="1"/>
                  <w:sz w:val="24"/>
                  <w:szCs w:val="24"/>
                  <w:u w:val="none"/>
                </w:rPr>
              </w:rPrChange>
            </w:rPr>
            <w:pPrChange w:author="Bala Devi" w:id="0" w:date="2026-09-21T15:24:09Z">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093530000"/>
              <w:tag w:val="goog_rdk_1580"/>
            </w:sdtPr>
            <w:sdtContent>
              <w:del w:author="Monicaragavan" w:id="35" w:date="2026-09-23T08:08:22Z"/>
              <w:sdt>
                <w:sdtPr>
                  <w:id w:val="924888995"/>
                  <w:tag w:val="goog_rdk_1581"/>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Footer </w:delText>
                    </w:r>
                  </w:del>
                </w:sdtContent>
              </w:sdt>
              <w:del w:author="Monicaragavan" w:id="35" w:date="2026-09-23T08:08:22Z">
                <w:sdt>
                  <w:sdtPr>
                    <w:id w:val="-1376804403"/>
                    <w:tag w:val="goog_rdk_1582"/>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Part</w:delText>
                    </w:r>
                  </w:sdtContent>
                </w:sdt>
                <w:sdt>
                  <w:sdtPr>
                    <w:id w:val="-806903373"/>
                    <w:tag w:val="goog_rdk_1583"/>
                  </w:sdtPr>
                  <w:sdtContent>
                    <w:r w:rsidDel="00000000" w:rsidR="00000000" w:rsidRPr="00000000">
                      <w:rPr>
                        <w:rtl w:val="0"/>
                      </w:rPr>
                    </w:r>
                  </w:sdtContent>
                </w:sdt>
              </w:del>
            </w:sdtContent>
          </w:sdt>
        </w:p>
      </w:sdtContent>
    </w:sdt>
    <w:sdt>
      <w:sdtPr>
        <w:id w:val="-1788818382"/>
        <w:tag w:val="goog_rdk_1587"/>
      </w:sdtPr>
      <w:sdtContent>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949108314"/>
              <w:tag w:val="goog_rdk_1585"/>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731200" cy="1181100"/>
                      <wp:effectExtent b="0" l="0" r="0" t="0"/>
                      <wp:docPr id="149"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5731200" cy="1181100"/>
                              </a:xfrm>
                              <a:prstGeom prst="rect"/>
                              <a:ln/>
                            </pic:spPr>
                          </pic:pic>
                        </a:graphicData>
                      </a:graphic>
                    </wp:inline>
                  </w:drawing>
                </w:r>
              </w:del>
              <w:sdt>
                <w:sdtPr>
                  <w:id w:val="371049154"/>
                  <w:tag w:val="goog_rdk_158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066460806"/>
        <w:tag w:val="goog_rdk_1590"/>
      </w:sdtPr>
      <w:sdtContent>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627585591"/>
              <w:tag w:val="goog_rdk_1588"/>
            </w:sdtPr>
            <w:sdtContent>
              <w:del w:author="Monicaragavan" w:id="35" w:date="2026-09-23T08:08:22Z"/>
              <w:sdt>
                <w:sdtPr>
                  <w:id w:val="1922790084"/>
                  <w:tag w:val="goog_rdk_1589"/>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031941669"/>
        <w:tag w:val="goog_rdk_1593"/>
      </w:sdtPr>
      <w:sdtContent>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668526841"/>
              <w:tag w:val="goog_rdk_1591"/>
            </w:sdtPr>
            <w:sdtContent>
              <w:del w:author="Monicaragavan" w:id="35" w:date="2026-09-23T08:08:22Z"/>
              <w:sdt>
                <w:sdtPr>
                  <w:id w:val="575053842"/>
                  <w:tag w:val="goog_rdk_159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731959720"/>
        <w:tag w:val="goog_rdk_1596"/>
      </w:sdtPr>
      <w:sdtContent>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347787243"/>
              <w:tag w:val="goog_rdk_1594"/>
            </w:sdtPr>
            <w:sdtContent>
              <w:del w:author="Monicaragavan" w:id="35" w:date="2026-09-23T08:08:22Z"/>
              <w:sdt>
                <w:sdtPr>
                  <w:id w:val="-1677853077"/>
                  <w:tag w:val="goog_rdk_159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637513185"/>
        <w:tag w:val="goog_rdk_1599"/>
      </w:sdtPr>
      <w:sdtContent>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407054995"/>
              <w:tag w:val="goog_rdk_1597"/>
            </w:sdtPr>
            <w:sdtContent>
              <w:del w:author="Monicaragavan" w:id="35" w:date="2026-09-23T08:08:22Z"/>
              <w:sdt>
                <w:sdtPr>
                  <w:id w:val="-1087989698"/>
                  <w:tag w:val="goog_rdk_159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064077997"/>
        <w:tag w:val="goog_rdk_1602"/>
      </w:sdtPr>
      <w:sdtContent>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486200249"/>
              <w:tag w:val="goog_rdk_1600"/>
            </w:sdtPr>
            <w:sdtContent>
              <w:del w:author="Monicaragavan" w:id="35" w:date="2026-09-23T08:08:22Z"/>
              <w:sdt>
                <w:sdtPr>
                  <w:id w:val="590016055"/>
                  <w:tag w:val="goog_rdk_1601"/>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365866243"/>
        <w:tag w:val="goog_rdk_1605"/>
      </w:sdtPr>
      <w:sdtContent>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078765631"/>
              <w:tag w:val="goog_rdk_1603"/>
            </w:sdtPr>
            <w:sdtContent>
              <w:del w:author="Monicaragavan" w:id="35" w:date="2026-09-23T08:08:22Z"/>
              <w:sdt>
                <w:sdtPr>
                  <w:id w:val="2123213009"/>
                  <w:tag w:val="goog_rdk_1604"/>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74236809"/>
        <w:tag w:val="goog_rdk_1608"/>
      </w:sdtPr>
      <w:sdtContent>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844538241"/>
              <w:tag w:val="goog_rdk_1606"/>
            </w:sdtPr>
            <w:sdtContent>
              <w:del w:author="Monicaragavan" w:id="35" w:date="2026-09-23T08:08:22Z"/>
              <w:sdt>
                <w:sdtPr>
                  <w:id w:val="-1905141837"/>
                  <w:tag w:val="goog_rdk_1607"/>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213193660"/>
        <w:tag w:val="goog_rdk_1611"/>
      </w:sdtPr>
      <w:sdtContent>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951848063"/>
              <w:tag w:val="goog_rdk_1609"/>
            </w:sdtPr>
            <w:sdtContent>
              <w:del w:author="Monicaragavan" w:id="35" w:date="2026-09-23T08:08:22Z"/>
              <w:sdt>
                <w:sdtPr>
                  <w:id w:val="1639629405"/>
                  <w:tag w:val="goog_rdk_161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600642906"/>
        <w:tag w:val="goog_rdk_1614"/>
      </w:sdtPr>
      <w:sdtContent>
        <w:p w:rsidR="00000000" w:rsidDel="00000000" w:rsidP="00000000" w:rsidRDefault="00000000" w:rsidRPr="00000000" w14:paraId="0000015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rPr>
              </w:rPrChange>
            </w:rPr>
            <w:pPrChange w:author="Deepii Deepa" w:id="0" w:date="2026-09-23T12:38:09Z">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584356006"/>
              <w:tag w:val="goog_rdk_1612"/>
            </w:sdtPr>
            <w:sdtContent>
              <w:del w:author="Monicaragavan" w:id="35" w:date="2026-09-23T08:08:22Z"/>
              <w:sdt>
                <w:sdtPr>
                  <w:id w:val="1831160138"/>
                  <w:tag w:val="goog_rdk_1613"/>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Register Page</w:delText>
                    </w:r>
                  </w:del>
                </w:sdtContent>
              </w:sdt>
              <w:del w:author="Monicaragavan" w:id="35" w:date="2026-09-23T08:08:22Z"/>
            </w:sdtContent>
          </w:sdt>
        </w:p>
      </w:sdtContent>
    </w:sdt>
    <w:sdt>
      <w:sdtPr>
        <w:id w:val="-1022272042"/>
        <w:tag w:val="goog_rdk_1617"/>
      </w:sdtPr>
      <w:sdtContent>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680003277"/>
              <w:tag w:val="goog_rdk_1615"/>
            </w:sdtPr>
            <w:sdtContent>
              <w:del w:author="Monicaragavan" w:id="35" w:date="2026-09-23T08:08:22Z"/>
              <w:sdt>
                <w:sdtPr>
                  <w:id w:val="1476187839"/>
                  <w:tag w:val="goog_rdk_1616"/>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Register Page: Allows new users to create an account to access personalized budget recommendations.</w:delText>
                    </w:r>
                  </w:del>
                </w:sdtContent>
              </w:sdt>
              <w:del w:author="Monicaragavan" w:id="35" w:date="2026-09-23T08:08:22Z"/>
            </w:sdtContent>
          </w:sdt>
        </w:p>
      </w:sdtContent>
    </w:sdt>
    <w:sdt>
      <w:sdtPr>
        <w:id w:val="285252417"/>
        <w:tag w:val="goog_rdk_1625"/>
      </w:sdtPr>
      <w:sdtContent>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46539272"/>
              <w:tag w:val="goog_rdk_1620"/>
            </w:sdtPr>
            <w:sdtContent>
              <w:ins w:author="Abirami" w:id="84" w:date="2026-09-21T14:30:55Z">
                <w:sdt>
                  <w:sdtPr>
                    <w:id w:val="-1561106312"/>
                    <w:tag w:val="goog_rdk_1621"/>
                  </w:sdtPr>
                  <w:sdtContent>
                    <w:del w:author="Monicaragavan" w:id="35" w:date="2026-09-23T08:08:22Z"/>
                  </w:sdtContent>
                </w:sdt>
              </w:ins>
              <w:sdt>
                <w:sdtPr>
                  <w:id w:val="-1839540401"/>
                  <w:tag w:val="goog_rdk_1622"/>
                </w:sdtPr>
                <w:sdtContent>
                  <w:ins w:author="Abirami" w:id="84" w:date="2026-09-21T14:30:55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abirami</w:delText>
                      </w:r>
                    </w:del>
                  </w:ins>
                </w:sdtContent>
              </w:sdt>
              <w:ins w:author="Abirami" w:id="84" w:date="2026-09-21T14:30:55Z">
                <w:del w:author="Monicaragavan" w:id="35" w:date="2026-09-23T08:08:22Z"/>
              </w:ins>
            </w:sdtContent>
          </w:sdt>
          <w:sdt>
            <w:sdtPr>
              <w:id w:val="-407377278"/>
              <w:tag w:val="goog_rdk_1623"/>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638800" cy="8073707"/>
                      <wp:effectExtent b="0" l="0" r="0" t="0"/>
                      <wp:docPr id="150"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638800" cy="8073707"/>
                              </a:xfrm>
                              <a:prstGeom prst="rect"/>
                              <a:ln/>
                            </pic:spPr>
                          </pic:pic>
                        </a:graphicData>
                      </a:graphic>
                    </wp:inline>
                  </w:drawing>
                </w:r>
              </w:del>
              <w:sdt>
                <w:sdtPr>
                  <w:id w:val="-2090457609"/>
                  <w:tag w:val="goog_rdk_1624"/>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498954639"/>
        <w:tag w:val="goog_rdk_1628"/>
      </w:sdtPr>
      <w:sdtContent>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2008987923"/>
              <w:tag w:val="goog_rdk_1626"/>
            </w:sdtPr>
            <w:sdtContent>
              <w:del w:author="Monicaragavan" w:id="35" w:date="2026-09-23T08:08:22Z"/>
              <w:sdt>
                <w:sdtPr>
                  <w:id w:val="1978063682"/>
                  <w:tag w:val="goog_rdk_1627"/>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031969175"/>
        <w:tag w:val="goog_rdk_1632"/>
      </w:sdtPr>
      <w:sdtContent>
        <w:p w:rsidR="00000000" w:rsidDel="00000000" w:rsidP="00000000" w:rsidRDefault="00000000" w:rsidRPr="00000000" w14:paraId="000001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del w:author="Monicaragavan" w:id="35" w:date="2026-09-23T08:08:22Z"/>
              <w:rFonts w:ascii="Cambria" w:cs="Cambria" w:eastAsia="Cambria" w:hAnsi="Cambria"/>
              <w:b w:val="1"/>
              <w:bCs w:val="1"/>
              <w:i w:val="0"/>
              <w:iCs w:val="0"/>
              <w:smallCaps w:val="0"/>
              <w:strike w:val="1"/>
              <w:color w:val="000000"/>
              <w:sz w:val="24"/>
              <w:szCs w:val="24"/>
              <w:shd w:fill="auto" w:val="clear"/>
              <w:vertAlign w:val="baseline"/>
              <w:rPrChange w:author="Deepii Deepa" w:id="23" w:date="2026-09-23T12:38:09Z">
                <w:rPr>
                  <w:rFonts w:ascii="Cambria" w:cs="Cambria" w:eastAsia="Cambria" w:hAnsi="Cambria"/>
                  <w:b w:val="1"/>
                  <w:bCs w:val="1"/>
                  <w:i w:val="0"/>
                  <w:iCs w:val="0"/>
                  <w:smallCaps w:val="0"/>
                  <w:strike w:val="0"/>
                  <w:color w:val="000000"/>
                  <w:sz w:val="24"/>
                  <w:szCs w:val="24"/>
                  <w:shd w:fill="auto" w:val="clear"/>
                  <w:vertAlign w:val="baseline"/>
                </w:rPr>
              </w:rPrChange>
            </w:rPr>
            <w:pPrChange w:author="Deepii Deepa" w:id="0" w:date="2026-09-23T12:38:09Z">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657677032"/>
              <w:tag w:val="goog_rdk_1629"/>
            </w:sdtPr>
            <w:sdtContent>
              <w:del w:author="Monicaragavan" w:id="35" w:date="2026-09-23T08:08:22Z"/>
              <w:sdt>
                <w:sdtPr>
                  <w:id w:val="18925970"/>
                  <w:tag w:val="goog_rdk_1630"/>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Login Page</w:delText>
                    </w:r>
                  </w:del>
                </w:sdtContent>
              </w:sdt>
              <w:del w:author="Monicaragavan" w:id="35" w:date="2026-09-23T08:08:22Z">
                <w:sdt>
                  <w:sdtPr>
                    <w:id w:val="562295371"/>
                    <w:tag w:val="goog_rdk_1631"/>
                  </w:sdtPr>
                  <w:sdtContent>
                    <w:r w:rsidDel="00000000" w:rsidR="00000000" w:rsidRPr="00000000">
                      <w:rPr>
                        <w:rtl w:val="0"/>
                      </w:rPr>
                    </w:r>
                  </w:sdtContent>
                </w:sdt>
              </w:del>
            </w:sdtContent>
          </w:sdt>
        </w:p>
      </w:sdtContent>
    </w:sdt>
    <w:sdt>
      <w:sdtPr>
        <w:id w:val="-665483142"/>
        <w:tag w:val="goog_rdk_1636"/>
      </w:sdtPr>
      <w:sdtContent>
        <w:p w:rsidR="00000000" w:rsidDel="00000000" w:rsidP="00000000" w:rsidRDefault="00000000" w:rsidRPr="00000000" w14:paraId="00000161">
          <w:pPr>
            <w:spacing w:after="0" w:lineRule="auto"/>
            <w:ind w:left="720" w:firstLine="0"/>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sz w:val="24"/>
                  <w:szCs w:val="24"/>
                </w:rPr>
              </w:rPrChange>
            </w:rPr>
          </w:pPr>
          <w:sdt>
            <w:sdtPr>
              <w:id w:val="-1638037007"/>
              <w:tag w:val="goog_rdk_1633"/>
            </w:sdtPr>
            <w:sdtContent>
              <w:del w:author="Monicaragavan" w:id="35" w:date="2026-09-23T08:08:22Z"/>
              <w:sdt>
                <w:sdtPr>
                  <w:id w:val="-1788569230"/>
                  <w:tag w:val="goog_rdk_1634"/>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Login Page: Authenticates existing users to access their dashboard and saved data.</w:delText>
                      <w:br w:type="textWrapping"/>
                    </w:r>
                  </w:del>
                </w:sdtContent>
              </w:sdt>
              <w:del w:author="Monicaragavan" w:id="35" w:date="2026-09-23T08:08:22Z">
                <w:sdt>
                  <w:sdtPr>
                    <w:id w:val="1434970780"/>
                    <w:tag w:val="goog_rdk_1635"/>
                  </w:sdtPr>
                  <w:sdtContent>
                    <w:r w:rsidDel="00000000" w:rsidR="00000000" w:rsidRPr="00000000">
                      <w:rPr>
                        <w:rtl w:val="0"/>
                      </w:rPr>
                    </w:r>
                  </w:sdtContent>
                </w:sdt>
              </w:del>
            </w:sdtContent>
          </w:sdt>
        </w:p>
      </w:sdtContent>
    </w:sdt>
    <w:sdt>
      <w:sdtPr>
        <w:id w:val="1701517331"/>
        <w:tag w:val="goog_rdk_1644"/>
      </w:sdtPr>
      <w:sdtContent>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071166403"/>
              <w:tag w:val="goog_rdk_1639"/>
            </w:sdtPr>
            <w:sdtContent>
              <w:ins w:author="Karthikeyan S" w:id="85" w:date="2026-09-22T15:16:01Z">
                <w:sdt>
                  <w:sdtPr>
                    <w:id w:val="-2142889741"/>
                    <w:tag w:val="goog_rdk_1640"/>
                  </w:sdtPr>
                  <w:sdtContent>
                    <w:del w:author="Monicaragavan" w:id="35" w:date="2026-09-23T08:08:22Z"/>
                  </w:sdtContent>
                </w:sdt>
              </w:ins>
              <w:sdt>
                <w:sdtPr>
                  <w:id w:val="-706442410"/>
                  <w:tag w:val="goog_rdk_1641"/>
                </w:sdtPr>
                <w:sdtContent>
                  <w:ins w:author="Karthikeyan S" w:id="85" w:date="2026-09-22T15:16:01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kkkkkkkkkk</w:delText>
                      </w:r>
                    </w:del>
                  </w:ins>
                </w:sdtContent>
              </w:sdt>
              <w:ins w:author="Karthikeyan S" w:id="85" w:date="2026-09-22T15:16:01Z">
                <w:del w:author="Monicaragavan" w:id="35" w:date="2026-09-23T08:08:22Z"/>
              </w:ins>
            </w:sdtContent>
          </w:sdt>
          <w:sdt>
            <w:sdtPr>
              <w:id w:val="-729420873"/>
              <w:tag w:val="goog_rdk_1642"/>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038725" cy="6953250"/>
                      <wp:effectExtent b="0" l="0" r="0" t="0"/>
                      <wp:docPr id="151" name="image35.png"/>
                      <a:graphic>
                        <a:graphicData uri="http://schemas.openxmlformats.org/drawingml/2006/picture">
                          <pic:pic>
                            <pic:nvPicPr>
                              <pic:cNvPr id="0" name="image35.png"/>
                              <pic:cNvPicPr preferRelativeResize="0"/>
                            </pic:nvPicPr>
                            <pic:blipFill>
                              <a:blip r:embed="rId52"/>
                              <a:srcRect b="0" l="0" r="0" t="0"/>
                              <a:stretch>
                                <a:fillRect/>
                              </a:stretch>
                            </pic:blipFill>
                            <pic:spPr>
                              <a:xfrm>
                                <a:off x="0" y="0"/>
                                <a:ext cx="5038725" cy="6953250"/>
                              </a:xfrm>
                              <a:prstGeom prst="rect"/>
                              <a:ln/>
                            </pic:spPr>
                          </pic:pic>
                        </a:graphicData>
                      </a:graphic>
                    </wp:inline>
                  </w:drawing>
                </w:r>
              </w:del>
              <w:sdt>
                <w:sdtPr>
                  <w:id w:val="-1371688432"/>
                  <w:tag w:val="goog_rdk_164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891586798"/>
        <w:tag w:val="goog_rdk_1647"/>
      </w:sdtPr>
      <w:sdtContent>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645837902"/>
              <w:tag w:val="goog_rdk_1645"/>
            </w:sdtPr>
            <w:sdtContent>
              <w:del w:author="Monicaragavan" w:id="35" w:date="2026-09-23T08:08:22Z"/>
              <w:sdt>
                <w:sdtPr>
                  <w:id w:val="-1307680073"/>
                  <w:tag w:val="goog_rdk_164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769644800"/>
        <w:tag w:val="goog_rdk_1650"/>
      </w:sdtPr>
      <w:sdtContent>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sz w:val="24"/>
                  <w:szCs w:val="24"/>
                </w:rPr>
              </w:rPrChange>
            </w:rPr>
          </w:pPr>
          <w:sdt>
            <w:sdtPr>
              <w:id w:val="195659805"/>
              <w:tag w:val="goog_rdk_1648"/>
            </w:sdtPr>
            <w:sdtContent>
              <w:del w:author="Monicaragavan" w:id="35" w:date="2026-09-23T08:08:22Z"/>
              <w:sdt>
                <w:sdtPr>
                  <w:id w:val="-419721708"/>
                  <w:tag w:val="goog_rdk_1649"/>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52221875"/>
        <w:tag w:val="goog_rdk_1653"/>
      </w:sdtPr>
      <w:sdtContent>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sz w:val="24"/>
                  <w:szCs w:val="24"/>
                </w:rPr>
              </w:rPrChange>
            </w:rPr>
          </w:pPr>
          <w:sdt>
            <w:sdtPr>
              <w:id w:val="-1152501629"/>
              <w:tag w:val="goog_rdk_1651"/>
            </w:sdtPr>
            <w:sdtContent>
              <w:del w:author="Monicaragavan" w:id="35" w:date="2026-09-23T08:08:22Z"/>
              <w:sdt>
                <w:sdtPr>
                  <w:id w:val="571696108"/>
                  <w:tag w:val="goog_rdk_165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785696175"/>
        <w:tag w:val="goog_rdk_1656"/>
      </w:sdtPr>
      <w:sdtContent>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sz w:val="24"/>
                  <w:szCs w:val="24"/>
                </w:rPr>
              </w:rPrChange>
            </w:rPr>
          </w:pPr>
          <w:sdt>
            <w:sdtPr>
              <w:id w:val="283131988"/>
              <w:tag w:val="goog_rdk_1654"/>
            </w:sdtPr>
            <w:sdtContent>
              <w:del w:author="Monicaragavan" w:id="35" w:date="2026-09-23T08:08:22Z"/>
              <w:sdt>
                <w:sdtPr>
                  <w:id w:val="-1536441874"/>
                  <w:tag w:val="goog_rdk_165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922468750"/>
        <w:tag w:val="goog_rdk_1659"/>
      </w:sdtPr>
      <w:sdtContent>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sz w:val="24"/>
                  <w:szCs w:val="24"/>
                </w:rPr>
              </w:rPrChange>
            </w:rPr>
          </w:pPr>
          <w:sdt>
            <w:sdtPr>
              <w:id w:val="-1412370309"/>
              <w:tag w:val="goog_rdk_1657"/>
            </w:sdtPr>
            <w:sdtContent>
              <w:del w:author="Monicaragavan" w:id="35" w:date="2026-09-23T08:08:22Z"/>
              <w:sdt>
                <w:sdtPr>
                  <w:id w:val="236156494"/>
                  <w:tag w:val="goog_rdk_165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360706342"/>
        <w:tag w:val="goog_rdk_1662"/>
      </w:sdtPr>
      <w:sdtContent>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sz w:val="24"/>
                  <w:szCs w:val="24"/>
                </w:rPr>
              </w:rPrChange>
            </w:rPr>
          </w:pPr>
          <w:sdt>
            <w:sdtPr>
              <w:id w:val="-2117424128"/>
              <w:tag w:val="goog_rdk_1660"/>
            </w:sdtPr>
            <w:sdtContent>
              <w:del w:author="Monicaragavan" w:id="35" w:date="2026-09-23T08:08:22Z"/>
              <w:sdt>
                <w:sdtPr>
                  <w:id w:val="1488654144"/>
                  <w:tag w:val="goog_rdk_1661"/>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677432605"/>
        <w:tag w:val="goog_rdk_1665"/>
      </w:sdtPr>
      <w:sdtContent>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sz w:val="24"/>
                  <w:szCs w:val="24"/>
                </w:rPr>
              </w:rPrChange>
            </w:rPr>
          </w:pPr>
          <w:sdt>
            <w:sdtPr>
              <w:id w:val="-1050200766"/>
              <w:tag w:val="goog_rdk_1663"/>
            </w:sdtPr>
            <w:sdtContent>
              <w:del w:author="Monicaragavan" w:id="35" w:date="2026-09-23T08:08:22Z"/>
              <w:sdt>
                <w:sdtPr>
                  <w:id w:val="-1552467074"/>
                  <w:tag w:val="goog_rdk_1664"/>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901254444"/>
        <w:tag w:val="goog_rdk_1668"/>
      </w:sdtPr>
      <w:sdtContent>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sz w:val="24"/>
                  <w:szCs w:val="24"/>
                </w:rPr>
              </w:rPrChange>
            </w:rPr>
          </w:pPr>
          <w:sdt>
            <w:sdtPr>
              <w:id w:val="-743241032"/>
              <w:tag w:val="goog_rdk_1666"/>
            </w:sdtPr>
            <w:sdtContent>
              <w:del w:author="Monicaragavan" w:id="35" w:date="2026-09-23T08:08:22Z"/>
              <w:sdt>
                <w:sdtPr>
                  <w:id w:val="-1556170051"/>
                  <w:tag w:val="goog_rdk_1667"/>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001727465"/>
        <w:tag w:val="goog_rdk_1671"/>
      </w:sdtPr>
      <w:sdtContent>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sz w:val="24"/>
                  <w:szCs w:val="24"/>
                </w:rPr>
              </w:rPrChange>
            </w:rPr>
          </w:pPr>
          <w:sdt>
            <w:sdtPr>
              <w:id w:val="51368391"/>
              <w:tag w:val="goog_rdk_1669"/>
            </w:sdtPr>
            <w:sdtContent>
              <w:del w:author="Monicaragavan" w:id="35" w:date="2026-09-23T08:08:22Z"/>
              <w:sdt>
                <w:sdtPr>
                  <w:id w:val="-1643782472"/>
                  <w:tag w:val="goog_rdk_167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236730112"/>
        <w:tag w:val="goog_rdk_1674"/>
      </w:sdtPr>
      <w:sdtContent>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1"/>
                  <w:bCs w:val="1"/>
                  <w:sz w:val="24"/>
                  <w:szCs w:val="24"/>
                </w:rPr>
              </w:rPrChange>
            </w:rPr>
          </w:pPr>
          <w:sdt>
            <w:sdtPr>
              <w:id w:val="-834153096"/>
              <w:tag w:val="goog_rdk_1672"/>
            </w:sdtPr>
            <w:sdtContent>
              <w:del w:author="Monicaragavan" w:id="35" w:date="2026-09-23T08:08:22Z"/>
              <w:sdt>
                <w:sdtPr>
                  <w:id w:val="-258368853"/>
                  <w:tag w:val="goog_rdk_167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780108387"/>
        <w:tag w:val="goog_rdk_1678"/>
      </w:sdtPr>
      <w:sdtContent>
        <w:p w:rsidR="00000000" w:rsidDel="00000000" w:rsidP="00000000" w:rsidRDefault="00000000" w:rsidRPr="00000000" w14:paraId="000001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del w:author="Monicaragavan" w:id="35" w:date="2026-09-23T08:08:22Z"/>
              <w:rFonts w:ascii="Cambria" w:cs="Cambria" w:eastAsia="Cambria" w:hAnsi="Cambria"/>
              <w:b w:val="1"/>
              <w:bCs w:val="1"/>
              <w:strike w:val="1"/>
              <w:sz w:val="24"/>
              <w:szCs w:val="24"/>
              <w:rPrChange w:author="Deepii Deepa" w:id="23" w:date="2026-09-23T12:38:09Z">
                <w:rPr>
                  <w:rFonts w:ascii="Cambria" w:cs="Cambria" w:eastAsia="Cambria" w:hAnsi="Cambria"/>
                  <w:b w:val="1"/>
                  <w:bCs w:val="1"/>
                  <w:sz w:val="24"/>
                  <w:szCs w:val="24"/>
                  <w:u w:val="none"/>
                </w:rPr>
              </w:rPrChange>
            </w:rPr>
            <w:pPrChange w:author="Deepii Deepa" w:id="0" w:date="2026-09-23T12:38:09Z">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920948882"/>
              <w:tag w:val="goog_rdk_1675"/>
            </w:sdtPr>
            <w:sdtContent>
              <w:del w:author="Monicaragavan" w:id="35" w:date="2026-09-23T08:08:22Z"/>
              <w:sdt>
                <w:sdtPr>
                  <w:id w:val="1100752191"/>
                  <w:tag w:val="goog_rdk_1676"/>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User Dashboard</w:delText>
                    </w:r>
                  </w:del>
                </w:sdtContent>
              </w:sdt>
              <w:del w:author="Monicaragavan" w:id="35" w:date="2026-09-23T08:08:22Z">
                <w:sdt>
                  <w:sdtPr>
                    <w:id w:val="304373024"/>
                    <w:tag w:val="goog_rdk_1677"/>
                  </w:sdtPr>
                  <w:sdtContent>
                    <w:r w:rsidDel="00000000" w:rsidR="00000000" w:rsidRPr="00000000">
                      <w:rPr>
                        <w:rtl w:val="0"/>
                      </w:rPr>
                    </w:r>
                  </w:sdtContent>
                </w:sdt>
              </w:del>
            </w:sdtContent>
          </w:sdt>
        </w:p>
      </w:sdtContent>
    </w:sdt>
    <w:sdt>
      <w:sdtPr>
        <w:id w:val="-69547024"/>
        <w:tag w:val="goog_rdk_1681"/>
      </w:sdtPr>
      <w:sdtContent>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371199511"/>
              <w:tag w:val="goog_rdk_1679"/>
            </w:sdtPr>
            <w:sdtContent>
              <w:del w:author="Monicaragavan" w:id="35" w:date="2026-09-23T08:08:22Z"/>
              <w:sdt>
                <w:sdtPr>
                  <w:id w:val="-200505289"/>
                  <w:tag w:val="goog_rdk_1680"/>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User Dashboard: Displays recent recommendations, saved queries, and personalized insights for the logged-in user.</w:delText>
                    </w:r>
                  </w:del>
                </w:sdtContent>
              </w:sdt>
              <w:del w:author="Monicaragavan" w:id="35" w:date="2026-09-23T08:08:22Z"/>
            </w:sdtContent>
          </w:sdt>
        </w:p>
      </w:sdtContent>
    </w:sdt>
    <w:sdt>
      <w:sdtPr>
        <w:id w:val="-1300329119"/>
        <w:tag w:val="goog_rdk_1685"/>
      </w:sdtPr>
      <w:sdtContent>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875345326"/>
              <w:tag w:val="goog_rdk_1682"/>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731200" cy="3619500"/>
                      <wp:effectExtent b="0" l="0" r="0" t="0"/>
                      <wp:docPr id="152" name="image17.png"/>
                      <a:graphic>
                        <a:graphicData uri="http://schemas.openxmlformats.org/drawingml/2006/picture">
                          <pic:pic>
                            <pic:nvPicPr>
                              <pic:cNvPr id="0" name="image17.png"/>
                              <pic:cNvPicPr preferRelativeResize="0"/>
                            </pic:nvPicPr>
                            <pic:blipFill>
                              <a:blip r:embed="rId53"/>
                              <a:srcRect b="0" l="0" r="0" t="0"/>
                              <a:stretch>
                                <a:fillRect/>
                              </a:stretch>
                            </pic:blipFill>
                            <pic:spPr>
                              <a:xfrm>
                                <a:off x="0" y="0"/>
                                <a:ext cx="5731200" cy="3619500"/>
                              </a:xfrm>
                              <a:prstGeom prst="rect"/>
                              <a:ln/>
                            </pic:spPr>
                          </pic:pic>
                        </a:graphicData>
                      </a:graphic>
                    </wp:inline>
                  </w:drawing>
                </w:r>
              </w:del>
              <w:sdt>
                <w:sdtPr>
                  <w:id w:val="413943873"/>
                  <w:tag w:val="goog_rdk_1683"/>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0"/>
                            <w:bCs w:val="0"/>
                            <w:i w:val="0"/>
                            <w:iCs w:val="0"/>
                            <w:smallCaps w:val="0"/>
                            <w:strike w:val="0"/>
                            <w:color w:val="000000"/>
                            <w:sz w:val="24"/>
                            <w:szCs w:val="24"/>
                            <w:u w:val="none"/>
                            <w:shd w:fill="auto" w:val="clear"/>
                            <w:vertAlign w:val="baseline"/>
                          </w:rPr>
                        </w:rPrChange>
                      </w:rPr>
                      <w:br w:type="textWrapping"/>
                    </w:r>
                  </w:del>
                </w:sdtContent>
              </w:sd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776913" cy="1981200"/>
                      <wp:effectExtent b="0" l="0" r="0" t="0"/>
                      <wp:docPr id="154"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5776913" cy="1981200"/>
                              </a:xfrm>
                              <a:prstGeom prst="rect"/>
                              <a:ln/>
                            </pic:spPr>
                          </pic:pic>
                        </a:graphicData>
                      </a:graphic>
                    </wp:inline>
                  </w:drawing>
                </w:r>
                <w:sdt>
                  <w:sdtPr>
                    <w:id w:val="-750743327"/>
                    <w:tag w:val="goog_rdk_1684"/>
                  </w:sdtPr>
                  <w:sdtContent>
                    <w:r w:rsidDel="00000000" w:rsidR="00000000" w:rsidRPr="00000000">
                      <w:rPr>
                        <w:rtl w:val="0"/>
                      </w:rPr>
                    </w:r>
                  </w:sdtContent>
                </w:sdt>
              </w:del>
            </w:sdtContent>
          </w:sdt>
        </w:p>
      </w:sdtContent>
    </w:sdt>
    <w:sdt>
      <w:sdtPr>
        <w:id w:val="-1706748037"/>
        <w:tag w:val="goog_rdk_1688"/>
      </w:sdtPr>
      <w:sdtContent>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971597307"/>
              <w:tag w:val="goog_rdk_1686"/>
            </w:sdtPr>
            <w:sdtContent>
              <w:del w:author="Monicaragavan" w:id="35" w:date="2026-09-23T08:08:22Z"/>
              <w:sdt>
                <w:sdtPr>
                  <w:id w:val="1277406139"/>
                  <w:tag w:val="goog_rdk_1687"/>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181239220"/>
        <w:tag w:val="goog_rdk_1691"/>
      </w:sdtPr>
      <w:sdtContent>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854775448"/>
              <w:tag w:val="goog_rdk_1689"/>
            </w:sdtPr>
            <w:sdtContent>
              <w:del w:author="Monicaragavan" w:id="35" w:date="2026-09-23T08:08:22Z"/>
              <w:sdt>
                <w:sdtPr>
                  <w:id w:val="525991062"/>
                  <w:tag w:val="goog_rdk_169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822105324"/>
        <w:tag w:val="goog_rdk_1694"/>
      </w:sdtPr>
      <w:sdtContent>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293243563"/>
              <w:tag w:val="goog_rdk_1692"/>
            </w:sdtPr>
            <w:sdtContent>
              <w:del w:author="Monicaragavan" w:id="35" w:date="2026-09-23T08:08:22Z"/>
              <w:sdt>
                <w:sdtPr>
                  <w:id w:val="1765514368"/>
                  <w:tag w:val="goog_rdk_169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430729384"/>
        <w:tag w:val="goog_rdk_1697"/>
      </w:sdtPr>
      <w:sdtContent>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778255383"/>
              <w:tag w:val="goog_rdk_1695"/>
            </w:sdtPr>
            <w:sdtContent>
              <w:del w:author="Monicaragavan" w:id="35" w:date="2026-09-23T08:08:22Z"/>
              <w:sdt>
                <w:sdtPr>
                  <w:id w:val="1881649222"/>
                  <w:tag w:val="goog_rdk_169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102438791"/>
        <w:tag w:val="goog_rdk_1700"/>
      </w:sdtPr>
      <w:sdtContent>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486204891"/>
              <w:tag w:val="goog_rdk_1698"/>
            </w:sdtPr>
            <w:sdtContent>
              <w:del w:author="Monicaragavan" w:id="35" w:date="2026-09-23T08:08:22Z"/>
              <w:sdt>
                <w:sdtPr>
                  <w:id w:val="-1715699577"/>
                  <w:tag w:val="goog_rdk_1699"/>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30375249"/>
        <w:tag w:val="goog_rdk_1703"/>
      </w:sdtPr>
      <w:sdtContent>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159129240"/>
              <w:tag w:val="goog_rdk_1701"/>
            </w:sdtPr>
            <w:sdtContent>
              <w:del w:author="Monicaragavan" w:id="35" w:date="2026-09-23T08:08:22Z"/>
              <w:sdt>
                <w:sdtPr>
                  <w:id w:val="-389405713"/>
                  <w:tag w:val="goog_rdk_170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496788890"/>
        <w:tag w:val="goog_rdk_1706"/>
      </w:sdtPr>
      <w:sdtContent>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2056705092"/>
              <w:tag w:val="goog_rdk_1704"/>
            </w:sdtPr>
            <w:sdtContent>
              <w:del w:author="Monicaragavan" w:id="35" w:date="2026-09-23T08:08:22Z"/>
              <w:sdt>
                <w:sdtPr>
                  <w:id w:val="-893274910"/>
                  <w:tag w:val="goog_rdk_170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958583098"/>
        <w:tag w:val="goog_rdk_1709"/>
      </w:sdtPr>
      <w:sdtContent>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907701989"/>
              <w:tag w:val="goog_rdk_1707"/>
            </w:sdtPr>
            <w:sdtContent>
              <w:del w:author="Monicaragavan" w:id="35" w:date="2026-09-23T08:08:22Z"/>
              <w:sdt>
                <w:sdtPr>
                  <w:id w:val="1369644278"/>
                  <w:tag w:val="goog_rdk_170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45022879"/>
        <w:tag w:val="goog_rdk_1712"/>
      </w:sdtPr>
      <w:sdtContent>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559406283"/>
              <w:tag w:val="goog_rdk_1710"/>
            </w:sdtPr>
            <w:sdtContent>
              <w:del w:author="Monicaragavan" w:id="35" w:date="2026-09-23T08:08:22Z"/>
              <w:sdt>
                <w:sdtPr>
                  <w:id w:val="-710186041"/>
                  <w:tag w:val="goog_rdk_1711"/>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149416359"/>
        <w:tag w:val="goog_rdk_1715"/>
      </w:sdtPr>
      <w:sdtContent>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547478037"/>
              <w:tag w:val="goog_rdk_1713"/>
            </w:sdtPr>
            <w:sdtContent>
              <w:del w:author="Monicaragavan" w:id="35" w:date="2026-09-23T08:08:22Z"/>
              <w:sdt>
                <w:sdtPr>
                  <w:id w:val="1615183926"/>
                  <w:tag w:val="goog_rdk_1714"/>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225145030"/>
        <w:tag w:val="goog_rdk_1718"/>
      </w:sdtPr>
      <w:sdtContent>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357204703"/>
              <w:tag w:val="goog_rdk_1716"/>
            </w:sdtPr>
            <w:sdtContent>
              <w:del w:author="Monicaragavan" w:id="35" w:date="2026-09-23T08:08:22Z"/>
              <w:sdt>
                <w:sdtPr>
                  <w:id w:val="805355381"/>
                  <w:tag w:val="goog_rdk_1717"/>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258254391"/>
        <w:tag w:val="goog_rdk_1721"/>
      </w:sdtPr>
      <w:sdtContent>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625938452"/>
              <w:tag w:val="goog_rdk_1719"/>
            </w:sdtPr>
            <w:sdtContent>
              <w:del w:author="Monicaragavan" w:id="35" w:date="2026-09-23T08:08:22Z"/>
              <w:sdt>
                <w:sdtPr>
                  <w:id w:val="462069645"/>
                  <w:tag w:val="goog_rdk_172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432377116"/>
        <w:tag w:val="goog_rdk_1724"/>
      </w:sdtPr>
      <w:sdtContent>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520976874"/>
              <w:tag w:val="goog_rdk_1722"/>
            </w:sdtPr>
            <w:sdtContent>
              <w:del w:author="Monicaragavan" w:id="35" w:date="2026-09-23T08:08:22Z"/>
              <w:sdt>
                <w:sdtPr>
                  <w:id w:val="-1745502555"/>
                  <w:tag w:val="goog_rdk_172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655816375"/>
        <w:tag w:val="goog_rdk_1728"/>
      </w:sdtPr>
      <w:sdtContent>
        <w:p w:rsidR="00000000" w:rsidDel="00000000" w:rsidP="00000000" w:rsidRDefault="00000000" w:rsidRPr="00000000" w14:paraId="0000017D">
          <w:pPr>
            <w:spacing w:after="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1237940129"/>
              <w:tag w:val="goog_rdk_1725"/>
            </w:sdtPr>
            <w:sdtContent>
              <w:del w:author="Monicaragavan" w:id="35" w:date="2026-09-23T08:08:22Z"/>
              <w:sdt>
                <w:sdtPr>
                  <w:id w:val="-1396192273"/>
                  <w:tag w:val="goog_rdk_1726"/>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Home Interior Budget Planner Page</w:delText>
                    </w:r>
                  </w:del>
                </w:sdtContent>
              </w:sdt>
              <w:del w:author="Monicaragavan" w:id="35" w:date="2026-09-23T08:08:22Z">
                <w:sdt>
                  <w:sdtPr>
                    <w:id w:val="2065967844"/>
                    <w:tag w:val="goog_rdk_1727"/>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Lets users input home decor preferences and budget to get tailored suggestions from multiple platforms.</w:delText>
                      <w:br w:type="textWrapping"/>
                    </w:r>
                  </w:sdtContent>
                </w:sdt>
              </w:del>
            </w:sdtContent>
          </w:sdt>
        </w:p>
      </w:sdtContent>
    </w:sdt>
    <w:sdt>
      <w:sdtPr>
        <w:id w:val="1740706433"/>
        <w:tag w:val="goog_rdk_1731"/>
      </w:sdtPr>
      <w:sdtContent>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781549548"/>
              <w:tag w:val="goog_rdk_1729"/>
            </w:sdtPr>
            <w:sdtContent>
              <w:del w:author="Monicaragavan" w:id="35" w:date="2026-09-23T08:08:22Z"/>
              <w:sdt>
                <w:sdtPr>
                  <w:id w:val="-707122619"/>
                  <w:tag w:val="goog_rdk_173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265561895"/>
        <w:tag w:val="goog_rdk_1734"/>
      </w:sdtPr>
      <w:sdtContent>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791471185"/>
              <w:tag w:val="goog_rdk_1732"/>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731200" cy="5765800"/>
                      <wp:effectExtent b="0" l="0" r="0" t="0"/>
                      <wp:docPr id="155"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5731200" cy="5765800"/>
                              </a:xfrm>
                              <a:prstGeom prst="rect"/>
                              <a:ln/>
                            </pic:spPr>
                          </pic:pic>
                        </a:graphicData>
                      </a:graphic>
                    </wp:inline>
                  </w:drawing>
                </w:r>
              </w:del>
              <w:sdt>
                <w:sdtPr>
                  <w:id w:val="501845254"/>
                  <w:tag w:val="goog_rdk_173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604892615"/>
        <w:tag w:val="goog_rdk_1737"/>
      </w:sdtPr>
      <w:sdtContent>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332728179"/>
              <w:tag w:val="goog_rdk_1735"/>
            </w:sdtPr>
            <w:sdtContent>
              <w:del w:author="Monicaragavan" w:id="35" w:date="2026-09-23T08:08:22Z"/>
              <w:sdt>
                <w:sdtPr>
                  <w:id w:val="2010457137"/>
                  <w:tag w:val="goog_rdk_173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03731792"/>
        <w:tag w:val="goog_rdk_1740"/>
      </w:sdtPr>
      <w:sdtContent>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313023493"/>
              <w:tag w:val="goog_rdk_1738"/>
            </w:sdtPr>
            <w:sdtContent>
              <w:del w:author="Monicaragavan" w:id="35" w:date="2026-09-23T08:08:22Z"/>
              <w:sdt>
                <w:sdtPr>
                  <w:id w:val="1937893249"/>
                  <w:tag w:val="goog_rdk_1739"/>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426221552"/>
        <w:tag w:val="goog_rdk_1743"/>
      </w:sdtPr>
      <w:sdtContent>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095950930"/>
              <w:tag w:val="goog_rdk_1741"/>
            </w:sdtPr>
            <w:sdtContent>
              <w:del w:author="Monicaragavan" w:id="35" w:date="2026-09-23T08:08:22Z"/>
              <w:sdt>
                <w:sdtPr>
                  <w:id w:val="555410320"/>
                  <w:tag w:val="goog_rdk_174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209619434"/>
        <w:tag w:val="goog_rdk_1746"/>
      </w:sdtPr>
      <w:sdtContent>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997098440"/>
              <w:tag w:val="goog_rdk_1744"/>
            </w:sdtPr>
            <w:sdtContent>
              <w:del w:author="Monicaragavan" w:id="35" w:date="2026-09-23T08:08:22Z"/>
              <w:sdt>
                <w:sdtPr>
                  <w:id w:val="14038347"/>
                  <w:tag w:val="goog_rdk_174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752383834"/>
        <w:tag w:val="goog_rdk_1749"/>
      </w:sdtPr>
      <w:sdtContent>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726010659"/>
              <w:tag w:val="goog_rdk_1747"/>
            </w:sdtPr>
            <w:sdtContent>
              <w:del w:author="Monicaragavan" w:id="35" w:date="2026-09-23T08:08:22Z"/>
              <w:sdt>
                <w:sdtPr>
                  <w:id w:val="1118639739"/>
                  <w:tag w:val="goog_rdk_174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36709603"/>
        <w:tag w:val="goog_rdk_1752"/>
      </w:sdtPr>
      <w:sdtContent>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91139969"/>
              <w:tag w:val="goog_rdk_1750"/>
            </w:sdtPr>
            <w:sdtContent>
              <w:del w:author="Monicaragavan" w:id="35" w:date="2026-09-23T08:08:22Z"/>
              <w:sdt>
                <w:sdtPr>
                  <w:id w:val="-1688667627"/>
                  <w:tag w:val="goog_rdk_1751"/>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505263062"/>
        <w:tag w:val="goog_rdk_1755"/>
      </w:sdtPr>
      <w:sdtContent>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594303585"/>
              <w:tag w:val="goog_rdk_1753"/>
            </w:sdtPr>
            <w:sdtContent>
              <w:del w:author="Monicaragavan" w:id="35" w:date="2026-09-23T08:08:22Z"/>
              <w:sdt>
                <w:sdtPr>
                  <w:id w:val="-1943553594"/>
                  <w:tag w:val="goog_rdk_1754"/>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921965097"/>
        <w:tag w:val="goog_rdk_1758"/>
      </w:sdtPr>
      <w:sdtContent>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860169397"/>
              <w:tag w:val="goog_rdk_1756"/>
            </w:sdtPr>
            <w:sdtContent>
              <w:del w:author="Monicaragavan" w:id="35" w:date="2026-09-23T08:08:22Z"/>
              <w:sdt>
                <w:sdtPr>
                  <w:id w:val="1534644610"/>
                  <w:tag w:val="goog_rdk_1757"/>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005100517"/>
        <w:tag w:val="goog_rdk_1761"/>
      </w:sdtPr>
      <w:sdtContent>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572786224"/>
              <w:tag w:val="goog_rdk_1759"/>
            </w:sdtPr>
            <w:sdtContent>
              <w:del w:author="Monicaragavan" w:id="35" w:date="2026-09-23T08:08:22Z"/>
              <w:sdt>
                <w:sdtPr>
                  <w:id w:val="603303015"/>
                  <w:tag w:val="goog_rdk_176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22394979"/>
        <w:tag w:val="goog_rdk_1764"/>
      </w:sdtPr>
      <w:sdtContent>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397102445"/>
              <w:tag w:val="goog_rdk_1762"/>
            </w:sdtPr>
            <w:sdtContent>
              <w:del w:author="Monicaragavan" w:id="35" w:date="2026-09-23T08:08:22Z"/>
              <w:sdt>
                <w:sdtPr>
                  <w:id w:val="1356267607"/>
                  <w:tag w:val="goog_rdk_176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466558704"/>
        <w:tag w:val="goog_rdk_1767"/>
      </w:sdtPr>
      <w:sdtContent>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643610965"/>
              <w:tag w:val="goog_rdk_1765"/>
            </w:sdtPr>
            <w:sdtContent>
              <w:del w:author="Monicaragavan" w:id="35" w:date="2026-09-23T08:08:22Z"/>
              <w:sdt>
                <w:sdtPr>
                  <w:id w:val="-1781973966"/>
                  <w:tag w:val="goog_rdk_176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195486610"/>
        <w:tag w:val="goog_rdk_1770"/>
      </w:sdtPr>
      <w:sdtContent>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484989596"/>
              <w:tag w:val="goog_rdk_1768"/>
            </w:sdtPr>
            <w:sdtContent>
              <w:del w:author="Monicaragavan" w:id="35" w:date="2026-09-23T08:08:22Z"/>
              <w:sdt>
                <w:sdtPr>
                  <w:id w:val="-247332237"/>
                  <w:tag w:val="goog_rdk_1769"/>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80375117"/>
        <w:tag w:val="goog_rdk_1773"/>
      </w:sdtPr>
      <w:sdtContent>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2071994465"/>
              <w:tag w:val="goog_rdk_1771"/>
            </w:sdtPr>
            <w:sdtContent>
              <w:del w:author="Monicaragavan" w:id="35" w:date="2026-09-23T08:08:22Z"/>
              <w:sdt>
                <w:sdtPr>
                  <w:id w:val="-1873234176"/>
                  <w:tag w:val="goog_rdk_177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479687006"/>
        <w:tag w:val="goog_rdk_1777"/>
      </w:sdtPr>
      <w:sdtContent>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1501948415"/>
              <w:tag w:val="goog_rdk_1774"/>
            </w:sdtPr>
            <w:sdtContent>
              <w:del w:author="Monicaragavan" w:id="35" w:date="2026-09-23T08:08:22Z"/>
              <w:sdt>
                <w:sdtPr>
                  <w:id w:val="2071206929"/>
                  <w:tag w:val="goog_rdk_177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Home Interior Recommendations Page</w:delText>
                    </w:r>
                  </w:del>
                </w:sdtContent>
              </w:sdt>
              <w:del w:author="Monicaragavan" w:id="35" w:date="2026-09-23T08:08:22Z">
                <w:sdt>
                  <w:sdtPr>
                    <w:id w:val="-629899161"/>
                    <w:tag w:val="goog_rdk_177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Displays AI-generated product suggestions for home decor based on the user's budget and style preferences.</w:delText>
                    </w:r>
                  </w:sdtContent>
                </w:sdt>
              </w:del>
            </w:sdtContent>
          </w:sdt>
        </w:p>
      </w:sdtContent>
    </w:sdt>
    <w:sdt>
      <w:sdtPr>
        <w:id w:val="1658336789"/>
        <w:tag w:val="goog_rdk_1780"/>
      </w:sdtPr>
      <w:sdtContent>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882967414"/>
              <w:tag w:val="goog_rdk_1778"/>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553075" cy="8582025"/>
                      <wp:effectExtent b="0" l="0" r="0" t="0"/>
                      <wp:docPr id="156"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5553075" cy="8582025"/>
                              </a:xfrm>
                              <a:prstGeom prst="rect"/>
                              <a:ln/>
                            </pic:spPr>
                          </pic:pic>
                        </a:graphicData>
                      </a:graphic>
                    </wp:inline>
                  </w:drawing>
                </w:r>
              </w:del>
              <w:sdt>
                <w:sdtPr>
                  <w:id w:val="-1959867427"/>
                  <w:tag w:val="goog_rdk_1779"/>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218188264"/>
        <w:tag w:val="goog_rdk_1783"/>
      </w:sdtPr>
      <w:sdtContent>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963253585"/>
              <w:tag w:val="goog_rdk_1781"/>
            </w:sdtPr>
            <w:sdtContent>
              <w:del w:author="Monicaragavan" w:id="35" w:date="2026-09-23T08:08:22Z"/>
              <w:sdt>
                <w:sdtPr>
                  <w:id w:val="1767419588"/>
                  <w:tag w:val="goog_rdk_178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295722954"/>
        <w:tag w:val="goog_rdk_1786"/>
      </w:sdtPr>
      <w:sdtContent>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361048760"/>
              <w:tag w:val="goog_rdk_1784"/>
            </w:sdtPr>
            <w:sdtContent>
              <w:del w:author="Monicaragavan" w:id="35" w:date="2026-09-23T08:08:22Z"/>
              <w:sdt>
                <w:sdtPr>
                  <w:id w:val="-1283552402"/>
                  <w:tag w:val="goog_rdk_178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800301948"/>
        <w:tag w:val="goog_rdk_1790"/>
      </w:sdtPr>
      <w:sdtContent>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931459867"/>
              <w:tag w:val="goog_rdk_1787"/>
            </w:sdtPr>
            <w:sdtContent>
              <w:del w:author="Monicaragavan" w:id="35" w:date="2026-09-23T08:08:22Z"/>
              <w:sdt>
                <w:sdtPr>
                  <w:id w:val="-608851716"/>
                  <w:tag w:val="goog_rdk_1788"/>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Party Budget Planner Page</w:delText>
                    </w:r>
                  </w:del>
                </w:sdtContent>
              </w:sdt>
              <w:del w:author="Monicaragavan" w:id="35" w:date="2026-09-23T08:08:22Z">
                <w:sdt>
                  <w:sdtPr>
                    <w:id w:val="-352660192"/>
                    <w:tag w:val="goog_rdk_1789"/>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Helps users plan events by suggesting venues, food, and decorations based on budget and guest count</w:delText>
                    </w:r>
                  </w:sdtContent>
                </w:sdt>
              </w:del>
            </w:sdtContent>
          </w:sdt>
        </w:p>
      </w:sdtContent>
    </w:sdt>
    <w:sdt>
      <w:sdtPr>
        <w:id w:val="-723635517"/>
        <w:tag w:val="goog_rdk_1793"/>
      </w:sdtPr>
      <w:sdtContent>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2034119847"/>
              <w:tag w:val="goog_rdk_1791"/>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731200" cy="5854700"/>
                      <wp:effectExtent b="0" l="0" r="0" t="0"/>
                      <wp:docPr id="157"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5731200" cy="5854700"/>
                              </a:xfrm>
                              <a:prstGeom prst="rect"/>
                              <a:ln/>
                            </pic:spPr>
                          </pic:pic>
                        </a:graphicData>
                      </a:graphic>
                    </wp:inline>
                  </w:drawing>
                </w:r>
              </w:del>
              <w:sdt>
                <w:sdtPr>
                  <w:id w:val="-350679993"/>
                  <w:tag w:val="goog_rdk_179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119387180"/>
        <w:tag w:val="goog_rdk_1796"/>
      </w:sdtPr>
      <w:sdtContent>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623928343"/>
              <w:tag w:val="goog_rdk_1794"/>
            </w:sdtPr>
            <w:sdtContent>
              <w:del w:author="Monicaragavan" w:id="35" w:date="2026-09-23T08:08:22Z"/>
              <w:sdt>
                <w:sdtPr>
                  <w:id w:val="197718449"/>
                  <w:tag w:val="goog_rdk_179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295208601"/>
        <w:tag w:val="goog_rdk_1799"/>
      </w:sdtPr>
      <w:sdtContent>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263158641"/>
              <w:tag w:val="goog_rdk_1797"/>
            </w:sdtPr>
            <w:sdtContent>
              <w:del w:author="Monicaragavan" w:id="35" w:date="2026-09-23T08:08:22Z"/>
              <w:sdt>
                <w:sdtPr>
                  <w:id w:val="137194118"/>
                  <w:tag w:val="goog_rdk_179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355061459"/>
        <w:tag w:val="goog_rdk_1802"/>
      </w:sdtPr>
      <w:sdtContent>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427337185"/>
              <w:tag w:val="goog_rdk_1800"/>
            </w:sdtPr>
            <w:sdtContent>
              <w:del w:author="Monicaragavan" w:id="35" w:date="2026-09-23T08:08:22Z"/>
              <w:sdt>
                <w:sdtPr>
                  <w:id w:val="569635811"/>
                  <w:tag w:val="goog_rdk_1801"/>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798754425"/>
        <w:tag w:val="goog_rdk_1805"/>
      </w:sdtPr>
      <w:sdtContent>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822278690"/>
              <w:tag w:val="goog_rdk_1803"/>
            </w:sdtPr>
            <w:sdtContent>
              <w:del w:author="Monicaragavan" w:id="35" w:date="2026-09-23T08:08:22Z"/>
              <w:sdt>
                <w:sdtPr>
                  <w:id w:val="1728058209"/>
                  <w:tag w:val="goog_rdk_1804"/>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89061203"/>
        <w:tag w:val="goog_rdk_1808"/>
      </w:sdtPr>
      <w:sdtContent>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675606693"/>
              <w:tag w:val="goog_rdk_1806"/>
            </w:sdtPr>
            <w:sdtContent>
              <w:del w:author="Monicaragavan" w:id="35" w:date="2026-09-23T08:08:22Z"/>
              <w:sdt>
                <w:sdtPr>
                  <w:id w:val="-2141135283"/>
                  <w:tag w:val="goog_rdk_1807"/>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173422501"/>
        <w:tag w:val="goog_rdk_1811"/>
      </w:sdtPr>
      <w:sdtContent>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845728361"/>
              <w:tag w:val="goog_rdk_1809"/>
            </w:sdtPr>
            <w:sdtContent>
              <w:del w:author="Monicaragavan" w:id="35" w:date="2026-09-23T08:08:22Z"/>
              <w:sdt>
                <w:sdtPr>
                  <w:id w:val="-2084401817"/>
                  <w:tag w:val="goog_rdk_181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135128040"/>
        <w:tag w:val="goog_rdk_1814"/>
      </w:sdtPr>
      <w:sdtContent>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298535331"/>
              <w:tag w:val="goog_rdk_1812"/>
            </w:sdtPr>
            <w:sdtContent>
              <w:del w:author="Monicaragavan" w:id="35" w:date="2026-09-23T08:08:22Z"/>
              <w:sdt>
                <w:sdtPr>
                  <w:id w:val="1959665690"/>
                  <w:tag w:val="goog_rdk_181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444208446"/>
        <w:tag w:val="goog_rdk_1817"/>
      </w:sdtPr>
      <w:sdtContent>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854016761"/>
              <w:tag w:val="goog_rdk_1815"/>
            </w:sdtPr>
            <w:sdtContent>
              <w:del w:author="Monicaragavan" w:id="35" w:date="2026-09-23T08:08:22Z"/>
              <w:sdt>
                <w:sdtPr>
                  <w:id w:val="-1607920850"/>
                  <w:tag w:val="goog_rdk_181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485733205"/>
        <w:tag w:val="goog_rdk_1820"/>
      </w:sdtPr>
      <w:sdtContent>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371975229"/>
              <w:tag w:val="goog_rdk_1818"/>
            </w:sdtPr>
            <w:sdtContent>
              <w:del w:author="Monicaragavan" w:id="35" w:date="2026-09-23T08:08:22Z"/>
              <w:sdt>
                <w:sdtPr>
                  <w:id w:val="-1106828425"/>
                  <w:tag w:val="goog_rdk_1819"/>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007110121"/>
        <w:tag w:val="goog_rdk_1823"/>
      </w:sdtPr>
      <w:sdtContent>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218921261"/>
              <w:tag w:val="goog_rdk_1821"/>
            </w:sdtPr>
            <w:sdtContent>
              <w:del w:author="Monicaragavan" w:id="35" w:date="2026-09-23T08:08:22Z"/>
              <w:sdt>
                <w:sdtPr>
                  <w:id w:val="-696245331"/>
                  <w:tag w:val="goog_rdk_182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716344186"/>
        <w:tag w:val="goog_rdk_1826"/>
      </w:sdtPr>
      <w:sdtContent>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90875444"/>
              <w:tag w:val="goog_rdk_1824"/>
            </w:sdtPr>
            <w:sdtContent>
              <w:del w:author="Monicaragavan" w:id="35" w:date="2026-09-23T08:08:22Z"/>
              <w:sdt>
                <w:sdtPr>
                  <w:id w:val="907796421"/>
                  <w:tag w:val="goog_rdk_182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872850171"/>
        <w:tag w:val="goog_rdk_1829"/>
      </w:sdtPr>
      <w:sdtContent>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631177044"/>
              <w:tag w:val="goog_rdk_1827"/>
            </w:sdtPr>
            <w:sdtContent>
              <w:del w:author="Monicaragavan" w:id="35" w:date="2026-09-23T08:08:22Z"/>
              <w:sdt>
                <w:sdtPr>
                  <w:id w:val="1564873301"/>
                  <w:tag w:val="goog_rdk_182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951938507"/>
        <w:tag w:val="goog_rdk_1833"/>
      </w:sdtPr>
      <w:sdtContent>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1873978641"/>
              <w:tag w:val="goog_rdk_1830"/>
            </w:sdtPr>
            <w:sdtContent>
              <w:del w:author="Monicaragavan" w:id="35" w:date="2026-09-23T08:08:22Z"/>
              <w:sdt>
                <w:sdtPr>
                  <w:id w:val="-1180931940"/>
                  <w:tag w:val="goog_rdk_1831"/>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Party Budget Recommendations Page</w:delText>
                    </w:r>
                  </w:del>
                </w:sdtContent>
              </w:sdt>
              <w:del w:author="Monicaragavan" w:id="35" w:date="2026-09-23T08:08:22Z">
                <w:sdt>
                  <w:sdtPr>
                    <w:id w:val="-1541159490"/>
                    <w:tag w:val="goog_rdk_1832"/>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Shows curated party planning options, including food, venues, and decorations, matched to the provided budget.</w:delText>
                    </w:r>
                  </w:sdtContent>
                </w:sdt>
              </w:del>
            </w:sdtContent>
          </w:sdt>
        </w:p>
      </w:sdtContent>
    </w:sdt>
    <w:sdt>
      <w:sdtPr>
        <w:id w:val="1148458714"/>
        <w:tag w:val="goog_rdk_1836"/>
      </w:sdtPr>
      <w:sdtContent>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608736996"/>
              <w:tag w:val="goog_rdk_1834"/>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4200525" cy="8629650"/>
                      <wp:effectExtent b="0" l="0" r="0" t="0"/>
                      <wp:docPr id="158"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4200525" cy="8629650"/>
                              </a:xfrm>
                              <a:prstGeom prst="rect"/>
                              <a:ln/>
                            </pic:spPr>
                          </pic:pic>
                        </a:graphicData>
                      </a:graphic>
                    </wp:inline>
                  </w:drawing>
                </w:r>
              </w:del>
              <w:sdt>
                <w:sdtPr>
                  <w:id w:val="46213713"/>
                  <w:tag w:val="goog_rdk_183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157100219"/>
        <w:tag w:val="goog_rdk_1839"/>
      </w:sdtPr>
      <w:sdtContent>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797751406"/>
              <w:tag w:val="goog_rdk_1837"/>
            </w:sdtPr>
            <w:sdtContent>
              <w:del w:author="Monicaragavan" w:id="35" w:date="2026-09-23T08:08:22Z"/>
              <w:sdt>
                <w:sdtPr>
                  <w:id w:val="2068618574"/>
                  <w:tag w:val="goog_rdk_183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018515738"/>
        <w:tag w:val="goog_rdk_1842"/>
      </w:sdtPr>
      <w:sdtContent>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877026502"/>
              <w:tag w:val="goog_rdk_1840"/>
            </w:sdtPr>
            <w:sdtContent>
              <w:del w:author="Monicaragavan" w:id="35" w:date="2026-09-23T08:08:22Z"/>
              <w:sdt>
                <w:sdtPr>
                  <w:id w:val="890997296"/>
                  <w:tag w:val="goog_rdk_1841"/>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048169047"/>
        <w:tag w:val="goog_rdk_1846"/>
      </w:sdtPr>
      <w:sdtContent>
        <w:p w:rsidR="00000000" w:rsidDel="00000000" w:rsidP="00000000" w:rsidRDefault="00000000" w:rsidRPr="00000000" w14:paraId="000001A3">
          <w:pPr>
            <w:spacing w:after="0" w:lineRule="auto"/>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2300506"/>
              <w:tag w:val="goog_rdk_1843"/>
            </w:sdtPr>
            <w:sdtContent>
              <w:del w:author="Monicaragavan" w:id="35" w:date="2026-09-23T08:08:22Z"/>
              <w:sdt>
                <w:sdtPr>
                  <w:id w:val="87857317"/>
                  <w:tag w:val="goog_rdk_1844"/>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Jewelry Budget Planner Page</w:delText>
                    </w:r>
                  </w:del>
                </w:sdtContent>
              </w:sdt>
              <w:del w:author="Monicaragavan" w:id="35" w:date="2026-09-23T08:08:22Z">
                <w:sdt>
                  <w:sdtPr>
                    <w:id w:val="-929419826"/>
                    <w:tag w:val="goog_rdk_1845"/>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Provides jewelry recommendations aligned with occasion and outfit style, using text and optional image inputs.</w:delText>
                    </w:r>
                  </w:sdtContent>
                </w:sdt>
              </w:del>
            </w:sdtContent>
          </w:sdt>
        </w:p>
      </w:sdtContent>
    </w:sdt>
    <w:sdt>
      <w:sdtPr>
        <w:id w:val="1947862851"/>
        <w:tag w:val="goog_rdk_1849"/>
      </w:sdtPr>
      <w:sdtContent>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44004469"/>
              <w:tag w:val="goog_rdk_1847"/>
            </w:sdtPr>
            <w:sdtContent>
              <w:del w:author="Monicaragavan" w:id="35" w:date="2026-09-23T08:08:22Z"/>
              <w:sdt>
                <w:sdtPr>
                  <w:id w:val="1633411610"/>
                  <w:tag w:val="goog_rdk_184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431455796"/>
        <w:tag w:val="goog_rdk_1852"/>
      </w:sdtPr>
      <w:sdtContent>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941856177"/>
              <w:tag w:val="goog_rdk_1850"/>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467350" cy="6210300"/>
                      <wp:effectExtent b="0" l="0" r="0" t="0"/>
                      <wp:docPr id="178" name="image22.png"/>
                      <a:graphic>
                        <a:graphicData uri="http://schemas.openxmlformats.org/drawingml/2006/picture">
                          <pic:pic>
                            <pic:nvPicPr>
                              <pic:cNvPr id="0" name="image22.png"/>
                              <pic:cNvPicPr preferRelativeResize="0"/>
                            </pic:nvPicPr>
                            <pic:blipFill>
                              <a:blip r:embed="rId59"/>
                              <a:srcRect b="0" l="0" r="0" t="0"/>
                              <a:stretch>
                                <a:fillRect/>
                              </a:stretch>
                            </pic:blipFill>
                            <pic:spPr>
                              <a:xfrm>
                                <a:off x="0" y="0"/>
                                <a:ext cx="5467350" cy="6210300"/>
                              </a:xfrm>
                              <a:prstGeom prst="rect"/>
                              <a:ln/>
                            </pic:spPr>
                          </pic:pic>
                        </a:graphicData>
                      </a:graphic>
                    </wp:inline>
                  </w:drawing>
                </w:r>
              </w:del>
              <w:sdt>
                <w:sdtPr>
                  <w:id w:val="-673270197"/>
                  <w:tag w:val="goog_rdk_1851"/>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554604281"/>
        <w:tag w:val="goog_rdk_1855"/>
      </w:sdtPr>
      <w:sdtContent>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294492193"/>
              <w:tag w:val="goog_rdk_1853"/>
            </w:sdtPr>
            <w:sdtContent>
              <w:del w:author="Monicaragavan" w:id="35" w:date="2026-09-23T08:08:22Z"/>
              <w:sdt>
                <w:sdtPr>
                  <w:id w:val="-563527975"/>
                  <w:tag w:val="goog_rdk_1854"/>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74394770"/>
        <w:tag w:val="goog_rdk_1858"/>
      </w:sdtPr>
      <w:sdtContent>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77915175"/>
              <w:tag w:val="goog_rdk_1856"/>
            </w:sdtPr>
            <w:sdtContent>
              <w:del w:author="Monicaragavan" w:id="35" w:date="2026-09-23T08:08:22Z"/>
              <w:sdt>
                <w:sdtPr>
                  <w:id w:val="187076411"/>
                  <w:tag w:val="goog_rdk_1857"/>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63131643"/>
        <w:tag w:val="goog_rdk_1861"/>
      </w:sdtPr>
      <w:sdtContent>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970554239"/>
              <w:tag w:val="goog_rdk_1859"/>
            </w:sdtPr>
            <w:sdtContent>
              <w:del w:author="Monicaragavan" w:id="35" w:date="2026-09-23T08:08:22Z"/>
              <w:sdt>
                <w:sdtPr>
                  <w:id w:val="388863503"/>
                  <w:tag w:val="goog_rdk_186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668524945"/>
        <w:tag w:val="goog_rdk_1864"/>
      </w:sdtPr>
      <w:sdtContent>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116726244"/>
              <w:tag w:val="goog_rdk_1862"/>
            </w:sdtPr>
            <w:sdtContent>
              <w:del w:author="Monicaragavan" w:id="35" w:date="2026-09-23T08:08:22Z"/>
              <w:sdt>
                <w:sdtPr>
                  <w:id w:val="1869056711"/>
                  <w:tag w:val="goog_rdk_186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931261817"/>
        <w:tag w:val="goog_rdk_1867"/>
      </w:sdtPr>
      <w:sdtContent>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323500467"/>
              <w:tag w:val="goog_rdk_1865"/>
            </w:sdtPr>
            <w:sdtContent>
              <w:del w:author="Monicaragavan" w:id="35" w:date="2026-09-23T08:08:22Z"/>
              <w:sdt>
                <w:sdtPr>
                  <w:id w:val="774334582"/>
                  <w:tag w:val="goog_rdk_186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967835272"/>
        <w:tag w:val="goog_rdk_1870"/>
      </w:sdtPr>
      <w:sdtContent>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650030832"/>
              <w:tag w:val="goog_rdk_1868"/>
            </w:sdtPr>
            <w:sdtContent>
              <w:del w:author="Monicaragavan" w:id="35" w:date="2026-09-23T08:08:22Z"/>
              <w:sdt>
                <w:sdtPr>
                  <w:id w:val="-595297381"/>
                  <w:tag w:val="goog_rdk_1869"/>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707741996"/>
        <w:tag w:val="goog_rdk_1873"/>
      </w:sdtPr>
      <w:sdtContent>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898661926"/>
              <w:tag w:val="goog_rdk_1871"/>
            </w:sdtPr>
            <w:sdtContent>
              <w:del w:author="Monicaragavan" w:id="35" w:date="2026-09-23T08:08:22Z"/>
              <w:sdt>
                <w:sdtPr>
                  <w:id w:val="1791622707"/>
                  <w:tag w:val="goog_rdk_1872"/>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040206374"/>
        <w:tag w:val="goog_rdk_1876"/>
      </w:sdtPr>
      <w:sdtContent>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796397526"/>
              <w:tag w:val="goog_rdk_1874"/>
            </w:sdtPr>
            <w:sdtContent>
              <w:del w:author="Monicaragavan" w:id="35" w:date="2026-09-23T08:08:22Z"/>
              <w:sdt>
                <w:sdtPr>
                  <w:id w:val="-1483881460"/>
                  <w:tag w:val="goog_rdk_1875"/>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728993299"/>
        <w:tag w:val="goog_rdk_1879"/>
      </w:sdtPr>
      <w:sdtContent>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1499833286"/>
              <w:tag w:val="goog_rdk_1877"/>
            </w:sdtPr>
            <w:sdtContent>
              <w:del w:author="Monicaragavan" w:id="35" w:date="2026-09-23T08:08:22Z"/>
              <w:sdt>
                <w:sdtPr>
                  <w:id w:val="490731520"/>
                  <w:tag w:val="goog_rdk_187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837585769"/>
        <w:tag w:val="goog_rdk_1882"/>
      </w:sdtPr>
      <w:sdtContent>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sz w:val="24"/>
                  <w:szCs w:val="24"/>
                </w:rPr>
              </w:rPrChange>
            </w:rPr>
          </w:pPr>
          <w:sdt>
            <w:sdtPr>
              <w:id w:val="901291443"/>
              <w:tag w:val="goog_rdk_1880"/>
            </w:sdtPr>
            <w:sdtContent>
              <w:del w:author="Monicaragavan" w:id="35" w:date="2026-09-23T08:08:22Z"/>
              <w:sdt>
                <w:sdtPr>
                  <w:id w:val="-1505368137"/>
                  <w:tag w:val="goog_rdk_1881"/>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736190419"/>
        <w:tag w:val="goog_rdk_1886"/>
      </w:sdtPr>
      <w:sdtContent>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pPr>
          <w:sdt>
            <w:sdtPr>
              <w:id w:val="1496860968"/>
              <w:tag w:val="goog_rdk_1883"/>
            </w:sdtPr>
            <w:sdtContent>
              <w:del w:author="Monicaragavan" w:id="35" w:date="2026-09-23T08:08:22Z"/>
              <w:sdt>
                <w:sdtPr>
                  <w:id w:val="938598313"/>
                  <w:tag w:val="goog_rdk_1884"/>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Jewelry Budget Recommendations Page</w:delText>
                    </w:r>
                  </w:del>
                </w:sdtContent>
              </w:sdt>
              <w:del w:author="Monicaragavan" w:id="35" w:date="2026-09-23T08:08:22Z">
                <w:sdt>
                  <w:sdtPr>
                    <w:id w:val="-527793917"/>
                    <w:tag w:val="goog_rdk_1885"/>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Presents personalized jewelry options tailored to the occasion, outfit, and budget, using Gemini-generated insights.</w:delText>
                    </w:r>
                  </w:sdtContent>
                </w:sdt>
              </w:del>
            </w:sdtContent>
          </w:sdt>
        </w:p>
      </w:sdtContent>
    </w:sdt>
    <w:sdt>
      <w:sdtPr>
        <w:id w:val="-281604057"/>
        <w:tag w:val="goog_rdk_1889"/>
      </w:sdtPr>
      <w:sdtContent>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558845720"/>
              <w:tag w:val="goog_rdk_1887"/>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3810000" cy="7524750"/>
                      <wp:effectExtent b="0" l="0" r="0" t="0"/>
                      <wp:docPr id="179" name="image27.png"/>
                      <a:graphic>
                        <a:graphicData uri="http://schemas.openxmlformats.org/drawingml/2006/picture">
                          <pic:pic>
                            <pic:nvPicPr>
                              <pic:cNvPr id="0" name="image27.png"/>
                              <pic:cNvPicPr preferRelativeResize="0"/>
                            </pic:nvPicPr>
                            <pic:blipFill>
                              <a:blip r:embed="rId60"/>
                              <a:srcRect b="0" l="0" r="0" t="0"/>
                              <a:stretch>
                                <a:fillRect/>
                              </a:stretch>
                            </pic:blipFill>
                            <pic:spPr>
                              <a:xfrm>
                                <a:off x="0" y="0"/>
                                <a:ext cx="3810000" cy="7524750"/>
                              </a:xfrm>
                              <a:prstGeom prst="rect"/>
                              <a:ln/>
                            </pic:spPr>
                          </pic:pic>
                        </a:graphicData>
                      </a:graphic>
                    </wp:inline>
                  </w:drawing>
                </w:r>
              </w:del>
              <w:sdt>
                <w:sdtPr>
                  <w:id w:val="1386612848"/>
                  <w:tag w:val="goog_rdk_1888"/>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387173241"/>
        <w:tag w:val="goog_rdk_1892"/>
      </w:sdtPr>
      <w:sdtContent>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747929615"/>
              <w:tag w:val="goog_rdk_1890"/>
            </w:sdtPr>
            <w:sdtContent>
              <w:del w:author="Monicaragavan" w:id="35" w:date="2026-09-23T08:08:22Z"/>
              <w:sdt>
                <w:sdtPr>
                  <w:id w:val="-1236409281"/>
                  <w:tag w:val="goog_rdk_1891"/>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964693788"/>
        <w:tag w:val="goog_rdk_1895"/>
      </w:sdtPr>
      <w:sdtContent>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866386455"/>
              <w:tag w:val="goog_rdk_1893"/>
            </w:sdtPr>
            <w:sdtContent>
              <w:del w:author="Monicaragavan" w:id="35" w:date="2026-09-23T08:08:22Z"/>
              <w:sdt>
                <w:sdtPr>
                  <w:id w:val="-1919276350"/>
                  <w:tag w:val="goog_rdk_1894"/>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344261886"/>
        <w:tag w:val="goog_rdk_1898"/>
      </w:sdtPr>
      <w:sdtContent>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879002717"/>
              <w:tag w:val="goog_rdk_1896"/>
            </w:sdtPr>
            <w:sdtContent>
              <w:del w:author="Monicaragavan" w:id="35" w:date="2026-09-23T08:08:22Z"/>
              <w:sdt>
                <w:sdtPr>
                  <w:id w:val="-1161278955"/>
                  <w:tag w:val="goog_rdk_1897"/>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973112948"/>
        <w:tag w:val="goog_rdk_1901"/>
      </w:sdtPr>
      <w:sdtContent>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377811269"/>
              <w:tag w:val="goog_rdk_1899"/>
            </w:sdtPr>
            <w:sdtContent>
              <w:del w:author="Monicaragavan" w:id="35" w:date="2026-09-23T08:08:22Z"/>
              <w:sdt>
                <w:sdtPr>
                  <w:id w:val="-1439086846"/>
                  <w:tag w:val="goog_rdk_190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29042365"/>
        <w:tag w:val="goog_rdk_1904"/>
      </w:sdtPr>
      <w:sdtContent>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331761879"/>
              <w:tag w:val="goog_rdk_1902"/>
            </w:sdtPr>
            <w:sdtContent>
              <w:del w:author="Monicaragavan" w:id="35" w:date="2026-09-23T08:08:22Z"/>
              <w:sdt>
                <w:sdtPr>
                  <w:id w:val="2026344242"/>
                  <w:tag w:val="goog_rdk_190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437622386"/>
        <w:tag w:val="goog_rdk_1907"/>
      </w:sdtPr>
      <w:sdtContent>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490494982"/>
              <w:tag w:val="goog_rdk_1905"/>
            </w:sdtPr>
            <w:sdtContent>
              <w:del w:author="Monicaragavan" w:id="35" w:date="2026-09-23T08:08:22Z"/>
              <w:sdt>
                <w:sdtPr>
                  <w:id w:val="-740927431"/>
                  <w:tag w:val="goog_rdk_190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613588219"/>
        <w:tag w:val="goog_rdk_1912"/>
      </w:sdtPr>
      <w:sdtContent>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91339358"/>
              <w:tag w:val="goog_rdk_1908"/>
            </w:sdtPr>
            <w:sdtContent>
              <w:del w:author="Monicaragavan" w:id="35" w:date="2026-09-23T08:08:22Z"/>
              <w:sdt>
                <w:sdtPr>
                  <w:id w:val="-625176261"/>
                  <w:tag w:val="goog_rdk_1909"/>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sz w:val="24"/>
                            <w:szCs w:val="24"/>
                          </w:rPr>
                        </w:rPrChange>
                      </w:rPr>
                      <w:delText xml:space="preserve">Recommendation History Page</w:delText>
                    </w:r>
                  </w:del>
                </w:sdtContent>
              </w:sdt>
              <w:del w:author="Monicaragavan" w:id="35" w:date="2026-09-23T08:08:22Z">
                <w:sdt>
                  <w:sdtPr>
                    <w:id w:val="522001289"/>
                    <w:tag w:val="goog_rdk_1910"/>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 Displays a log of the user's past recommendation queries and results, allowing easy review and reuse of previous plans.</w:delText>
                    </w:r>
                  </w:sdtContent>
                </w:sdt>
                <w:sdt>
                  <w:sdtPr>
                    <w:id w:val="-826493724"/>
                    <w:tag w:val="goog_rdk_1911"/>
                  </w:sdtPr>
                  <w:sdtContent>
                    <w:r w:rsidDel="00000000" w:rsidR="00000000" w:rsidRPr="00000000">
                      <w:rPr>
                        <w:rtl w:val="0"/>
                      </w:rPr>
                    </w:r>
                  </w:sdtContent>
                </w:sdt>
              </w:del>
            </w:sdtContent>
          </w:sdt>
        </w:p>
      </w:sdtContent>
    </w:sdt>
    <w:sdt>
      <w:sdtPr>
        <w:id w:val="761066970"/>
        <w:tag w:val="goog_rdk_1918"/>
      </w:sdtPr>
      <w:sdtContent>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051014440"/>
              <w:tag w:val="goog_rdk_1913"/>
            </w:sdtPr>
            <w:sdtContent>
              <w:del w:author="Monicaragavan" w:id="35" w:date="2026-09-23T08:08:22Z"/>
              <w:sdt>
                <w:sdtPr>
                  <w:id w:val="757703098"/>
                  <w:tag w:val="goog_rdk_1914"/>
                </w:sdtPr>
                <w:sdtContent>
                  <w:del w:author="Monicaragavan" w:id="35" w:date="2026-09-23T08:08:22Z">
                    <w:r w:rsidDel="00000000" w:rsidR="00000000" w:rsidRPr="00000000">
                      <w:rPr>
                        <w:rtl w:val="0"/>
                      </w:rPr>
                    </w:r>
                  </w:del>
                </w:sdtContent>
              </w:sdt>
              <w:del w:author="Monicaragavan" w:id="35" w:date="2026-09-23T08:08:22Z"/>
            </w:sdtContent>
          </w:sdt>
          <w:sdt>
            <w:sdtPr>
              <w:id w:val="1059679764"/>
              <w:tag w:val="goog_rdk_1915"/>
            </w:sdtPr>
            <w:sdtContent>
              <w:ins w:author="Stephen Kutty" w:id="86" w:date="2026-09-23T12:09:55Z">
                <w:sdt>
                  <w:sdtPr>
                    <w:id w:val="1585463533"/>
                    <w:tag w:val="goog_rdk_1916"/>
                  </w:sdtPr>
                  <w:sdtContent>
                    <w:del w:author="Monicaragavan" w:id="35" w:date="2026-09-23T08:08:22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192409</wp:posOffset>
                            </wp:positionV>
                            <wp:extent cx="5734050" cy="3157897"/>
                            <wp:effectExtent b="0" l="0" r="0" t="0"/>
                            <wp:wrapSquare wrapText="bothSides" distB="114300" distT="114300" distL="114300" distR="114300"/>
                            <wp:docPr id="177" name="image23.png"/>
                            <a:graphic>
                              <a:graphicData uri="http://schemas.openxmlformats.org/drawingml/2006/picture">
                                <pic:pic>
                                  <pic:nvPicPr>
                                    <pic:cNvPr id="0" name="image23.png"/>
                                    <pic:cNvPicPr preferRelativeResize="0"/>
                                  </pic:nvPicPr>
                                  <pic:blipFill>
                                    <a:blip r:embed="rId61"/>
                                    <a:srcRect b="0" l="0" r="0" t="0"/>
                                    <a:stretch>
                                      <a:fillRect/>
                                    </a:stretch>
                                  </pic:blipFill>
                                  <pic:spPr>
                                    <a:xfrm>
                                      <a:off x="0" y="0"/>
                                      <a:ext cx="5734050" cy="3157897"/>
                                    </a:xfrm>
                                    <a:prstGeom prst="rect"/>
                                    <a:ln/>
                                  </pic:spPr>
                                </pic:pic>
                              </a:graphicData>
                            </a:graphic>
                          </wp:anchor>
                        </w:drawing>
                      </w:r>
                    </w:del>
                  </w:sdtContent>
                </w:sdt>
              </w:ins>
            </w:sdtContent>
          </w:sdt>
          <w:sdt>
            <w:sdtPr>
              <w:id w:val="-378055590"/>
              <w:tag w:val="goog_rdk_1917"/>
            </w:sdtPr>
            <w:sdtContent>
              <w:del w:author="Monicaragavan" w:id="35" w:date="2026-09-23T08:08:22Z"/>
            </w:sdtContent>
          </w:sdt>
        </w:p>
      </w:sdtContent>
    </w:sdt>
    <w:sdt>
      <w:sdtPr>
        <w:id w:val="75280663"/>
        <w:tag w:val="goog_rdk_1922"/>
      </w:sdtPr>
      <w:sdtContent>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728411592"/>
              <w:tag w:val="goog_rdk_1919"/>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Cambria" w:cs="Cambria" w:eastAsia="Cambria" w:hAnsi="Cambria"/>
                        <w:sz w:val="24"/>
                        <w:szCs w:val="24"/>
                      </w:rPr>
                    </w:rPrChange>
                  </w:rPr>
                  <w:drawing>
                    <wp:inline distB="114300" distT="114300" distL="114300" distR="114300">
                      <wp:extent cx="5731200" cy="3911600"/>
                      <wp:effectExtent b="0" l="0" r="0" t="0"/>
                      <wp:docPr id="181" name="image23.png"/>
                      <a:graphic>
                        <a:graphicData uri="http://schemas.openxmlformats.org/drawingml/2006/picture">
                          <pic:pic>
                            <pic:nvPicPr>
                              <pic:cNvPr id="0" name="image23.png"/>
                              <pic:cNvPicPr preferRelativeResize="0"/>
                            </pic:nvPicPr>
                            <pic:blipFill>
                              <a:blip r:embed="rId61"/>
                              <a:srcRect b="0" l="0" r="0" t="0"/>
                              <a:stretch>
                                <a:fillRect/>
                              </a:stretch>
                            </pic:blipFill>
                            <pic:spPr>
                              <a:xfrm>
                                <a:off x="0" y="0"/>
                                <a:ext cx="5731200" cy="3911600"/>
                              </a:xfrm>
                              <a:prstGeom prst="rect"/>
                              <a:ln/>
                            </pic:spPr>
                          </pic:pic>
                        </a:graphicData>
                      </a:graphic>
                    </wp:inline>
                  </w:drawing>
                </w:r>
              </w:del>
              <w:sdt>
                <w:sdtPr>
                  <w:id w:val="1186610410"/>
                  <w:tag w:val="goog_rdk_1920"/>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sz w:val="24"/>
                            <w:szCs w:val="24"/>
                          </w:rPr>
                        </w:rPrChange>
                      </w:rPr>
                      <w:delText xml:space="preserve">aq</w:delText>
                    </w:r>
                  </w:del>
                </w:sdtContent>
              </w:sdt>
              <w:del w:author="Monicaragavan" w:id="35" w:date="2026-09-23T08:08:22Z">
                <w:sdt>
                  <w:sdtPr>
                    <w:id w:val="761426902"/>
                    <w:tag w:val="goog_rdk_1921"/>
                  </w:sdtPr>
                  <w:sdtContent>
                    <w:r w:rsidDel="00000000" w:rsidR="00000000" w:rsidRPr="00000000">
                      <w:rPr>
                        <w:rtl w:val="0"/>
                      </w:rPr>
                    </w:r>
                  </w:sdtContent>
                </w:sdt>
              </w:del>
            </w:sdtContent>
          </w:sdt>
        </w:p>
      </w:sdtContent>
    </w:sdt>
    <w:sdt>
      <w:sdtPr>
        <w:id w:val="-1867181922"/>
        <w:tag w:val="goog_rdk_1925"/>
      </w:sdtPr>
      <w:sdtContent>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767703715"/>
              <w:tag w:val="goog_rdk_1923"/>
            </w:sdtPr>
            <w:sdtContent>
              <w:del w:author="Monicaragavan" w:id="35" w:date="2026-09-23T08:08:22Z"/>
              <w:sdt>
                <w:sdtPr>
                  <w:id w:val="-1441041653"/>
                  <w:tag w:val="goog_rdk_1924"/>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690687763"/>
        <w:tag w:val="goog_rdk_1928"/>
      </w:sdtPr>
      <w:sdtContent>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430381372"/>
              <w:tag w:val="goog_rdk_1926"/>
            </w:sdtPr>
            <w:sdtContent>
              <w:del w:author="Monicaragavan" w:id="35" w:date="2026-09-23T08:08:22Z"/>
              <w:sdt>
                <w:sdtPr>
                  <w:id w:val="-1333627812"/>
                  <w:tag w:val="goog_rdk_1927"/>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657896764"/>
        <w:tag w:val="goog_rdk_1931"/>
      </w:sdtPr>
      <w:sdtContent>
        <w:p w:rsidR="00000000" w:rsidDel="00000000" w:rsidP="00000000" w:rsidRDefault="00000000" w:rsidRPr="00000000" w14:paraId="000001BD">
          <w:pPr>
            <w:spacing w:after="280" w:before="280" w:line="240" w:lineRule="auto"/>
            <w:rPr>
              <w:del w:author="Monicaragavan" w:id="35" w:date="2026-09-23T08:08:22Z"/>
              <w:rFonts w:ascii="Cambria" w:cs="Cambria" w:eastAsia="Cambria" w:hAnsi="Cambria"/>
              <w:b w:val="1"/>
              <w:bCs w:val="1"/>
              <w:strike w:val="1"/>
              <w:u w:val="single"/>
              <w:rPrChange w:author="Deepii Deepa" w:id="23" w:date="2026-09-23T12:38:09Z">
                <w:rPr>
                  <w:rFonts w:ascii="Times New Roman" w:cs="Times New Roman" w:eastAsia="Times New Roman" w:hAnsi="Times New Roman"/>
                  <w:b w:val="1"/>
                  <w:bCs w:val="1"/>
                  <w:sz w:val="24"/>
                  <w:szCs w:val="24"/>
                </w:rPr>
              </w:rPrChange>
            </w:rPr>
          </w:pPr>
          <w:sdt>
            <w:sdtPr>
              <w:id w:val="-1997265442"/>
              <w:tag w:val="goog_rdk_1929"/>
            </w:sdtPr>
            <w:sdtContent>
              <w:del w:author="Monicaragavan" w:id="35" w:date="2026-09-23T08:08:22Z"/>
              <w:sdt>
                <w:sdtPr>
                  <w:id w:val="-1368435226"/>
                  <w:tag w:val="goog_rdk_193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213212984"/>
        <w:tag w:val="goog_rdk_1934"/>
      </w:sdtPr>
      <w:sdtContent>
        <w:p w:rsidR="00000000" w:rsidDel="00000000" w:rsidP="00000000" w:rsidRDefault="00000000" w:rsidRPr="00000000" w14:paraId="000001BE">
          <w:pPr>
            <w:spacing w:after="280" w:before="280" w:line="240" w:lineRule="auto"/>
            <w:rPr>
              <w:del w:author="Monicaragavan" w:id="35" w:date="2026-09-23T08:08:22Z"/>
              <w:rFonts w:ascii="Cambria" w:cs="Cambria" w:eastAsia="Cambria" w:hAnsi="Cambria"/>
              <w:b w:val="1"/>
              <w:bCs w:val="1"/>
              <w:strike w:val="1"/>
              <w:u w:val="single"/>
              <w:rPrChange w:author="Deepii Deepa" w:id="23" w:date="2026-09-23T12:38:09Z">
                <w:rPr>
                  <w:rFonts w:ascii="Times New Roman" w:cs="Times New Roman" w:eastAsia="Times New Roman" w:hAnsi="Times New Roman"/>
                  <w:b w:val="1"/>
                  <w:bCs w:val="1"/>
                  <w:sz w:val="24"/>
                  <w:szCs w:val="24"/>
                </w:rPr>
              </w:rPrChange>
            </w:rPr>
          </w:pPr>
          <w:sdt>
            <w:sdtPr>
              <w:id w:val="-861649409"/>
              <w:tag w:val="goog_rdk_1932"/>
            </w:sdtPr>
            <w:sdtContent>
              <w:del w:author="Monicaragavan" w:id="35" w:date="2026-09-23T08:08:22Z"/>
              <w:sdt>
                <w:sdtPr>
                  <w:id w:val="1189586965"/>
                  <w:tag w:val="goog_rdk_193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375040432"/>
        <w:tag w:val="goog_rdk_1942"/>
      </w:sdtPr>
      <w:sdtContent>
        <w:p w:rsidR="00000000" w:rsidDel="00000000" w:rsidP="00000000" w:rsidRDefault="00000000" w:rsidRPr="00000000" w14:paraId="000001BF">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Times New Roman" w:cs="Times New Roman" w:eastAsia="Times New Roman" w:hAnsi="Times New Roman"/>
                  <w:b w:val="1"/>
                  <w:bCs w:val="1"/>
                  <w:sz w:val="24"/>
                  <w:szCs w:val="24"/>
                </w:rPr>
              </w:rPrChange>
            </w:rPr>
          </w:pPr>
          <w:sdt>
            <w:sdtPr>
              <w:id w:val="-1302178683"/>
              <w:tag w:val="goog_rdk_1937"/>
            </w:sdtPr>
            <w:sdtContent>
              <w:ins w:author="CS 2501111058202" w:id="87" w:date="2026-09-22T15:16:18Z">
                <w:sdt>
                  <w:sdtPr>
                    <w:id w:val="-1621776553"/>
                    <w:tag w:val="goog_rdk_1938"/>
                  </w:sdtPr>
                  <w:sdtContent>
                    <w:del w:author="Monicaragavan" w:id="35" w:date="2026-09-23T08:08:22Z"/>
                  </w:sdtContent>
                </w:sdt>
              </w:ins>
              <w:sdt>
                <w:sdtPr>
                  <w:id w:val="-1911278958"/>
                  <w:tag w:val="goog_rdk_1939"/>
                </w:sdtPr>
                <w:sdtContent>
                  <w:ins w:author="CS 2501111058202" w:id="87" w:date="2026-09-22T15:16:18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Times New Roman" w:cs="Times New Roman" w:eastAsia="Times New Roman" w:hAnsi="Times New Roman"/>
                              <w:b w:val="1"/>
                              <w:bCs w:val="1"/>
                              <w:sz w:val="24"/>
                              <w:szCs w:val="24"/>
                            </w:rPr>
                          </w:rPrChange>
                        </w:rPr>
                        <w:delText xml:space="preserve">          n  </w:delText>
                      </w:r>
                    </w:del>
                  </w:ins>
                </w:sdtContent>
              </w:sdt>
              <w:ins w:author="CS 2501111058202" w:id="87" w:date="2026-09-22T15:16:18Z">
                <w:del w:author="Monicaragavan" w:id="35" w:date="2026-09-23T08:08:22Z"/>
              </w:ins>
            </w:sdtContent>
          </w:sdt>
          <w:sdt>
            <w:sdtPr>
              <w:id w:val="246399618"/>
              <w:tag w:val="goog_rdk_1940"/>
            </w:sdtPr>
            <w:sdtContent>
              <w:del w:author="Monicaragavan" w:id="35" w:date="2026-09-23T08:08:22Z"/>
              <w:sdt>
                <w:sdtPr>
                  <w:id w:val="1048190819"/>
                  <w:tag w:val="goog_rdk_1941"/>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53176925"/>
        <w:tag w:val="goog_rdk_1945"/>
      </w:sdtPr>
      <w:sdtContent>
        <w:p w:rsidR="00000000" w:rsidDel="00000000" w:rsidP="00000000" w:rsidRDefault="00000000" w:rsidRPr="00000000" w14:paraId="000001C0">
          <w:pPr>
            <w:spacing w:after="280" w:before="280" w:line="240" w:lineRule="auto"/>
            <w:rPr>
              <w:del w:author="Monicaragavan" w:id="35" w:date="2026-09-23T08:08:22Z"/>
              <w:rFonts w:ascii="Cambria" w:cs="Cambria" w:eastAsia="Cambria" w:hAnsi="Cambria"/>
              <w:b w:val="1"/>
              <w:bCs w:val="1"/>
              <w:strike w:val="1"/>
              <w:u w:val="single"/>
              <w:rPrChange w:author="Deepii Deepa" w:id="23" w:date="2026-09-23T12:38:09Z">
                <w:rPr>
                  <w:rFonts w:ascii="Times New Roman" w:cs="Times New Roman" w:eastAsia="Times New Roman" w:hAnsi="Times New Roman"/>
                  <w:b w:val="1"/>
                  <w:bCs w:val="1"/>
                  <w:sz w:val="24"/>
                  <w:szCs w:val="24"/>
                </w:rPr>
              </w:rPrChange>
            </w:rPr>
          </w:pPr>
          <w:sdt>
            <w:sdtPr>
              <w:id w:val="-2078820551"/>
              <w:tag w:val="goog_rdk_1943"/>
            </w:sdtPr>
            <w:sdtContent>
              <w:del w:author="Monicaragavan" w:id="35" w:date="2026-09-23T08:08:22Z"/>
              <w:sdt>
                <w:sdtPr>
                  <w:id w:val="-640479432"/>
                  <w:tag w:val="goog_rdk_1944"/>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543090508"/>
        <w:tag w:val="goog_rdk_1948"/>
      </w:sdtPr>
      <w:sdtContent>
        <w:p w:rsidR="00000000" w:rsidDel="00000000" w:rsidP="00000000" w:rsidRDefault="00000000" w:rsidRPr="00000000" w14:paraId="000001C1">
          <w:pPr>
            <w:spacing w:after="280" w:before="280" w:line="240" w:lineRule="auto"/>
            <w:rPr>
              <w:del w:author="Monicaragavan" w:id="35" w:date="2026-09-23T08:08:22Z"/>
              <w:rFonts w:ascii="Cambria" w:cs="Cambria" w:eastAsia="Cambria" w:hAnsi="Cambria"/>
              <w:b w:val="1"/>
              <w:bCs w:val="1"/>
              <w:strike w:val="1"/>
              <w:u w:val="single"/>
              <w:rPrChange w:author="Deepii Deepa" w:id="23" w:date="2026-09-23T12:38:09Z">
                <w:rPr>
                  <w:rFonts w:ascii="Times New Roman" w:cs="Times New Roman" w:eastAsia="Times New Roman" w:hAnsi="Times New Roman"/>
                  <w:b w:val="1"/>
                  <w:bCs w:val="1"/>
                  <w:sz w:val="24"/>
                  <w:szCs w:val="24"/>
                </w:rPr>
              </w:rPrChange>
            </w:rPr>
          </w:pPr>
          <w:sdt>
            <w:sdtPr>
              <w:id w:val="-1744816714"/>
              <w:tag w:val="goog_rdk_1946"/>
            </w:sdtPr>
            <w:sdtContent>
              <w:del w:author="Monicaragavan" w:id="35" w:date="2026-09-23T08:08:22Z"/>
              <w:sdt>
                <w:sdtPr>
                  <w:id w:val="331909219"/>
                  <w:tag w:val="goog_rdk_1947"/>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479015148"/>
        <w:tag w:val="goog_rdk_1951"/>
      </w:sdtPr>
      <w:sdtContent>
        <w:p w:rsidR="00000000" w:rsidDel="00000000" w:rsidP="00000000" w:rsidRDefault="00000000" w:rsidRPr="00000000" w14:paraId="000001C2">
          <w:pPr>
            <w:spacing w:after="280" w:before="280" w:line="240" w:lineRule="auto"/>
            <w:rPr>
              <w:del w:author="Monicaragavan" w:id="35" w:date="2026-09-23T08:08:22Z"/>
              <w:rFonts w:ascii="Cambria" w:cs="Cambria" w:eastAsia="Cambria" w:hAnsi="Cambria"/>
              <w:b w:val="1"/>
              <w:bCs w:val="1"/>
              <w:strike w:val="1"/>
              <w:u w:val="single"/>
              <w:rPrChange w:author="Deepii Deepa" w:id="23" w:date="2026-09-23T12:38:09Z">
                <w:rPr>
                  <w:rFonts w:ascii="Times New Roman" w:cs="Times New Roman" w:eastAsia="Times New Roman" w:hAnsi="Times New Roman"/>
                  <w:b w:val="1"/>
                  <w:bCs w:val="1"/>
                  <w:sz w:val="24"/>
                  <w:szCs w:val="24"/>
                </w:rPr>
              </w:rPrChange>
            </w:rPr>
          </w:pPr>
          <w:sdt>
            <w:sdtPr>
              <w:id w:val="-66184035"/>
              <w:tag w:val="goog_rdk_1949"/>
            </w:sdtPr>
            <w:sdtContent>
              <w:del w:author="Monicaragavan" w:id="35" w:date="2026-09-23T08:08:22Z"/>
              <w:sdt>
                <w:sdtPr>
                  <w:id w:val="104297828"/>
                  <w:tag w:val="goog_rdk_195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055681415"/>
        <w:tag w:val="goog_rdk_1954"/>
      </w:sdtPr>
      <w:sdtContent>
        <w:p w:rsidR="00000000" w:rsidDel="00000000" w:rsidP="00000000" w:rsidRDefault="00000000" w:rsidRPr="00000000" w14:paraId="000001C3">
          <w:pPr>
            <w:spacing w:after="280" w:before="280" w:line="240" w:lineRule="auto"/>
            <w:rPr>
              <w:del w:author="Monicaragavan" w:id="35" w:date="2026-09-23T08:08:22Z"/>
              <w:rFonts w:ascii="Cambria" w:cs="Cambria" w:eastAsia="Cambria" w:hAnsi="Cambria"/>
              <w:b w:val="1"/>
              <w:bCs w:val="1"/>
              <w:strike w:val="1"/>
              <w:u w:val="single"/>
              <w:rPrChange w:author="Deepii Deepa" w:id="23" w:date="2026-09-23T12:38:09Z">
                <w:rPr>
                  <w:rFonts w:ascii="Times New Roman" w:cs="Times New Roman" w:eastAsia="Times New Roman" w:hAnsi="Times New Roman"/>
                  <w:b w:val="1"/>
                  <w:bCs w:val="1"/>
                  <w:sz w:val="24"/>
                  <w:szCs w:val="24"/>
                </w:rPr>
              </w:rPrChange>
            </w:rPr>
          </w:pPr>
          <w:sdt>
            <w:sdtPr>
              <w:id w:val="-1418575696"/>
              <w:tag w:val="goog_rdk_1952"/>
            </w:sdtPr>
            <w:sdtContent>
              <w:del w:author="Monicaragavan" w:id="35" w:date="2026-09-23T08:08:22Z"/>
              <w:sdt>
                <w:sdtPr>
                  <w:id w:val="-226524292"/>
                  <w:tag w:val="goog_rdk_195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593783327"/>
        <w:tag w:val="goog_rdk_1961"/>
      </w:sdtPr>
      <w:sdtContent>
        <w:p w:rsidR="00000000" w:rsidDel="00000000" w:rsidP="00000000" w:rsidRDefault="00000000" w:rsidRPr="00000000" w14:paraId="000001C4">
          <w:pPr>
            <w:spacing w:after="280" w:before="280" w:line="240" w:lineRule="auto"/>
            <w:rPr>
              <w:del w:author="Monicaragavan" w:id="35" w:date="2026-09-23T08:08:22Z"/>
              <w:rFonts w:ascii="Cambria" w:cs="Cambria" w:eastAsia="Cambria" w:hAnsi="Cambria"/>
              <w:b w:val="1"/>
              <w:bCs w:val="1"/>
              <w:strike w:val="1"/>
              <w:u w:val="single"/>
              <w:rPrChange w:author="Aafreen S" w:id="4" w:date="2026-09-23T12:46:07Z">
                <w:rPr>
                  <w:rFonts w:ascii="Times New Roman" w:cs="Times New Roman" w:eastAsia="Times New Roman" w:hAnsi="Times New Roman"/>
                  <w:b w:val="1"/>
                  <w:bCs w:val="1"/>
                  <w:sz w:val="24"/>
                  <w:szCs w:val="24"/>
                </w:rPr>
              </w:rPrChange>
            </w:rPr>
          </w:pPr>
          <w:sdt>
            <w:sdtPr>
              <w:id w:val="165222679"/>
              <w:tag w:val="goog_rdk_1957"/>
            </w:sdtPr>
            <w:sdtContent>
              <w:ins w:author="Nathin S S" w:id="88" w:date="2026-09-23T07:19:19Z">
                <w:sdt>
                  <w:sdtPr>
                    <w:id w:val="173209353"/>
                    <w:tag w:val="goog_rdk_1958"/>
                  </w:sdtPr>
                  <w:sdtContent>
                    <w:del w:author="Monicaragavan" w:id="35" w:date="2026-09-23T08:08:22Z">
                      <w:r w:rsidDel="00000000" w:rsidR="00000000" w:rsidRPr="00000000">
                        <w:rPr>
                          <w:rFonts w:ascii="Cambria" w:cs="Cambria" w:eastAsia="Cambria" w:hAnsi="Cambria"/>
                          <w:b w:val="1"/>
                          <w:bCs w:val="1"/>
                          <w:strike w:val="1"/>
                          <w:u w:val="single"/>
                          <w:rPrChange w:author="Aafreen S" w:id="4" w:date="2026-09-23T12:46:07Z">
                            <w:rPr>
                              <w:rFonts w:ascii="Times New Roman" w:cs="Times New Roman" w:eastAsia="Times New Roman" w:hAnsi="Times New Roman"/>
                              <w:b w:val="1"/>
                              <w:bCs w:val="1"/>
                              <w:sz w:val="24"/>
                              <w:szCs w:val="24"/>
                            </w:rPr>
                          </w:rPrChange>
                        </w:rPr>
                        <w:drawing>
                          <wp:inline distB="114300" distT="114300" distL="114300" distR="114300">
                            <wp:extent cx="704850" cy="704850"/>
                            <wp:effectExtent b="0" l="0" r="0" t="0"/>
                            <wp:docPr id="147" name="image8.png"/>
                            <a:graphic>
                              <a:graphicData uri="http://schemas.openxmlformats.org/drawingml/2006/picture">
                                <pic:pic>
                                  <pic:nvPicPr>
                                    <pic:cNvPr id="0" name="image8.png"/>
                                    <pic:cNvPicPr preferRelativeResize="0"/>
                                  </pic:nvPicPr>
                                  <pic:blipFill>
                                    <a:blip r:embed="rId62"/>
                                    <a:srcRect b="0" l="0" r="0" t="0"/>
                                    <a:stretch>
                                      <a:fillRect/>
                                    </a:stretch>
                                  </pic:blipFill>
                                  <pic:spPr>
                                    <a:xfrm>
                                      <a:off x="0" y="0"/>
                                      <a:ext cx="704850" cy="704850"/>
                                    </a:xfrm>
                                    <a:prstGeom prst="rect"/>
                                    <a:ln/>
                                  </pic:spPr>
                                </pic:pic>
                              </a:graphicData>
                            </a:graphic>
                          </wp:inline>
                        </w:drawing>
                      </w:r>
                    </w:del>
                  </w:sdtContent>
                </w:sdt>
              </w:ins>
            </w:sdtContent>
          </w:sdt>
          <w:sdt>
            <w:sdtPr>
              <w:id w:val="-1012727138"/>
              <w:tag w:val="goog_rdk_1959"/>
            </w:sdtPr>
            <w:sdtContent>
              <w:del w:author="Monicaragavan" w:id="35" w:date="2026-09-23T08:08:22Z"/>
              <w:sdt>
                <w:sdtPr>
                  <w:id w:val="245259328"/>
                  <w:tag w:val="goog_rdk_1960"/>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962856649"/>
        <w:tag w:val="goog_rdk_1964"/>
      </w:sdtPr>
      <w:sdtContent>
        <w:p w:rsidR="00000000" w:rsidDel="00000000" w:rsidP="00000000" w:rsidRDefault="00000000" w:rsidRPr="00000000" w14:paraId="000001C5">
          <w:pPr>
            <w:spacing w:after="280" w:before="280" w:line="240" w:lineRule="auto"/>
            <w:rPr>
              <w:del w:author="Monicaragavan" w:id="35" w:date="2026-09-23T08:08:22Z"/>
              <w:rFonts w:ascii="Cambria" w:cs="Cambria" w:eastAsia="Cambria" w:hAnsi="Cambria"/>
              <w:b w:val="1"/>
              <w:bCs w:val="1"/>
              <w:strike w:val="1"/>
              <w:u w:val="single"/>
              <w:rPrChange w:author="Deepii Deepa" w:id="23" w:date="2026-09-23T12:38:09Z">
                <w:rPr>
                  <w:rFonts w:ascii="Times New Roman" w:cs="Times New Roman" w:eastAsia="Times New Roman" w:hAnsi="Times New Roman"/>
                  <w:b w:val="1"/>
                  <w:bCs w:val="1"/>
                  <w:sz w:val="24"/>
                  <w:szCs w:val="24"/>
                </w:rPr>
              </w:rPrChange>
            </w:rPr>
          </w:pPr>
          <w:sdt>
            <w:sdtPr>
              <w:id w:val="1346503459"/>
              <w:tag w:val="goog_rdk_1962"/>
            </w:sdtPr>
            <w:sdtContent>
              <w:del w:author="Monicaragavan" w:id="35" w:date="2026-09-23T08:08:22Z"/>
              <w:sdt>
                <w:sdtPr>
                  <w:id w:val="389303910"/>
                  <w:tag w:val="goog_rdk_1963"/>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8039350"/>
        <w:tag w:val="goog_rdk_1967"/>
      </w:sdtPr>
      <w:sdtContent>
        <w:p w:rsidR="00000000" w:rsidDel="00000000" w:rsidP="00000000" w:rsidRDefault="00000000" w:rsidRPr="00000000" w14:paraId="000001C6">
          <w:pPr>
            <w:spacing w:after="280" w:before="280" w:line="240" w:lineRule="auto"/>
            <w:rPr>
              <w:del w:author="Monicaragavan" w:id="35" w:date="2026-09-23T08:08:22Z"/>
              <w:rFonts w:ascii="Cambria" w:cs="Cambria" w:eastAsia="Cambria" w:hAnsi="Cambria"/>
              <w:b w:val="1"/>
              <w:bCs w:val="1"/>
              <w:strike w:val="1"/>
              <w:u w:val="single"/>
              <w:rPrChange w:author="Deepii Deepa" w:id="23" w:date="2026-09-23T12:38:09Z">
                <w:rPr>
                  <w:rFonts w:ascii="Times New Roman" w:cs="Times New Roman" w:eastAsia="Times New Roman" w:hAnsi="Times New Roman"/>
                  <w:b w:val="1"/>
                  <w:bCs w:val="1"/>
                  <w:sz w:val="24"/>
                  <w:szCs w:val="24"/>
                </w:rPr>
              </w:rPrChange>
            </w:rPr>
          </w:pPr>
          <w:sdt>
            <w:sdtPr>
              <w:id w:val="1256687433"/>
              <w:tag w:val="goog_rdk_1965"/>
            </w:sdtPr>
            <w:sdtContent>
              <w:del w:author="Monicaragavan" w:id="35" w:date="2026-09-23T08:08:22Z"/>
              <w:sdt>
                <w:sdtPr>
                  <w:id w:val="1977849791"/>
                  <w:tag w:val="goog_rdk_1966"/>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2110257769"/>
        <w:tag w:val="goog_rdk_1970"/>
      </w:sdtPr>
      <w:sdtContent>
        <w:p w:rsidR="00000000" w:rsidDel="00000000" w:rsidP="00000000" w:rsidRDefault="00000000" w:rsidRPr="00000000" w14:paraId="000001C7">
          <w:pPr>
            <w:spacing w:after="280" w:before="280" w:line="240" w:lineRule="auto"/>
            <w:rPr>
              <w:del w:author="Monicaragavan" w:id="35" w:date="2026-09-23T08:08:22Z"/>
              <w:rFonts w:ascii="Cambria" w:cs="Cambria" w:eastAsia="Cambria" w:hAnsi="Cambria"/>
              <w:strike w:val="1"/>
              <w:u w:val="single"/>
              <w:rPrChange w:author="Deepii Deepa" w:id="23" w:date="2026-09-23T12:38:09Z">
                <w:rPr>
                  <w:rFonts w:ascii="Times New Roman" w:cs="Times New Roman" w:eastAsia="Times New Roman" w:hAnsi="Times New Roman"/>
                  <w:b w:val="1"/>
                  <w:bCs w:val="1"/>
                  <w:sz w:val="24"/>
                  <w:szCs w:val="24"/>
                </w:rPr>
              </w:rPrChange>
            </w:rPr>
          </w:pPr>
          <w:sdt>
            <w:sdtPr>
              <w:id w:val="-543448881"/>
              <w:tag w:val="goog_rdk_1968"/>
            </w:sdtPr>
            <w:sdtContent>
              <w:del w:author="Monicaragavan" w:id="35" w:date="2026-09-23T08:08:22Z"/>
              <w:sdt>
                <w:sdtPr>
                  <w:id w:val="1211461059"/>
                  <w:tag w:val="goog_rdk_1969"/>
                </w:sdtPr>
                <w:sdtContent>
                  <w:del w:author="Monicaragavan" w:id="35" w:date="2026-09-23T08:08:22Z">
                    <w:r w:rsidDel="00000000" w:rsidR="00000000" w:rsidRPr="00000000">
                      <w:rPr>
                        <w:rtl w:val="0"/>
                      </w:rPr>
                    </w:r>
                  </w:del>
                </w:sdtContent>
              </w:sdt>
              <w:del w:author="Monicaragavan" w:id="35" w:date="2026-09-23T08:08:22Z"/>
            </w:sdtContent>
          </w:sdt>
        </w:p>
      </w:sdtContent>
    </w:sdt>
    <w:sdt>
      <w:sdtPr>
        <w:id w:val="-1846420723"/>
        <w:tag w:val="goog_rdk_1973"/>
      </w:sdtPr>
      <w:sdtContent>
        <w:p w:rsidR="00000000" w:rsidDel="00000000" w:rsidP="00000000" w:rsidRDefault="00000000" w:rsidRPr="00000000" w14:paraId="000001C8">
          <w:pPr>
            <w:pStyle w:val="Heading2"/>
            <w:keepNext w:val="0"/>
            <w:keepLines w:val="0"/>
            <w:spacing w:after="80" w:before="360" w:line="240" w:lineRule="auto"/>
            <w:ind w:hanging="270"/>
            <w:jc w:val="both"/>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b w:val="1"/>
                  <w:bCs w:val="1"/>
                  <w:color w:val="000000"/>
                  <w:sz w:val="24"/>
                  <w:szCs w:val="24"/>
                </w:rPr>
              </w:rPrChange>
            </w:rPr>
            <w:pPrChange w:author="R Praveen Kumar" w:id="0" w:date="2026-09-23T10:05:45Z">
              <w:pPr>
                <w:pStyle w:val="Heading2"/>
                <w:keepNext w:val="0"/>
                <w:keepLines w:val="0"/>
                <w:spacing w:after="80" w:before="360" w:line="240" w:lineRule="auto"/>
                <w:jc w:val="both"/>
              </w:pPr>
            </w:pPrChange>
          </w:pPr>
          <w:sdt>
            <w:sdtPr>
              <w:id w:val="-299574812"/>
              <w:tag w:val="goog_rdk_1971"/>
            </w:sdtPr>
            <w:sdtContent>
              <w:del w:author="Monicaragavan" w:id="35" w:date="2026-09-23T08:08:22Z"/>
              <w:sdt>
                <w:sdtPr>
                  <w:id w:val="2064351846"/>
                  <w:tag w:val="goog_rdk_1972"/>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color w:val="000000"/>
                            <w:sz w:val="24"/>
                            <w:szCs w:val="24"/>
                          </w:rPr>
                        </w:rPrChange>
                      </w:rPr>
                      <w:delText xml:space="preserve">Conclusion</w:delText>
                    </w:r>
                  </w:del>
                </w:sdtContent>
              </w:sdt>
              <w:del w:author="Monicaragavan" w:id="35" w:date="2026-09-23T08:08:22Z">
                <w:bookmarkStart w:colFirst="0" w:colLast="0" w:name="_heading=h.ocie5krrloxr" w:id="17"/>
                <w:bookmarkEnd w:id="17"/>
              </w:del>
            </w:sdtContent>
          </w:sdt>
        </w:p>
      </w:sdtContent>
    </w:sdt>
    <w:sdt>
      <w:sdtPr>
        <w:id w:val="-1635904682"/>
        <w:tag w:val="goog_rdk_2005"/>
      </w:sdtPr>
      <w:sdtContent>
        <w:p w:rsidR="00000000" w:rsidDel="00000000" w:rsidP="00000000" w:rsidRDefault="00000000" w:rsidRPr="00000000" w14:paraId="000001C9">
          <w:pPr>
            <w:spacing w:after="240" w:before="240" w:line="240" w:lineRule="auto"/>
            <w:jc w:val="both"/>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471798316"/>
              <w:tag w:val="goog_rdk_1974"/>
            </w:sdtPr>
            <w:sdtContent>
              <w:del w:author="Monicaragavan" w:id="35" w:date="2026-09-23T08:08:22Z"/>
              <w:sdt>
                <w:sdtPr>
                  <w:id w:val="-877088121"/>
                  <w:tag w:val="goog_rdk_1975"/>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PocketSmart AI</w:delText>
                    </w:r>
                  </w:del>
                </w:sdtContent>
              </w:sdt>
              <w:del w:author="Monicaragavan" w:id="35" w:date="2026-09-23T08:08:22Z">
                <w:sdt>
                  <w:sdtPr>
                    <w:id w:val="-433852458"/>
                    <w:tag w:val="goog_rdk_197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redefines the way individuals plan budgets for everyday lifestyle needs by delivering smart, AI-driven recommendations across </w:delText>
                    </w:r>
                  </w:sdtContent>
                </w:sdt>
                <w:sdt>
                  <w:sdtPr>
                    <w:id w:val="-225579951"/>
                    <w:tag w:val="goog_rdk_1977"/>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home interiors</w:delText>
                    </w:r>
                  </w:sdtContent>
                </w:sdt>
                <w:sdt>
                  <w:sdtPr>
                    <w:id w:val="-1781787953"/>
                    <w:tag w:val="goog_rdk_1978"/>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w:delText>
                    </w:r>
                  </w:sdtContent>
                </w:sdt>
                <w:sdt>
                  <w:sdtPr>
                    <w:id w:val="-1378696981"/>
                    <w:tag w:val="goog_rdk_1979"/>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party planning</w:delText>
                    </w:r>
                  </w:sdtContent>
                </w:sdt>
                <w:sdt>
                  <w:sdtPr>
                    <w:id w:val="-506382808"/>
                    <w:tag w:val="goog_rdk_1980"/>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and </w:delText>
                    </w:r>
                  </w:sdtContent>
                </w:sdt>
                <w:sdt>
                  <w:sdtPr>
                    <w:id w:val="1315772109"/>
                    <w:tag w:val="goog_rdk_1981"/>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jewelry selection</w:delText>
                    </w:r>
                  </w:sdtContent>
                </w:sdt>
                <w:sdt>
                  <w:sdtPr>
                    <w:id w:val="-604450745"/>
                    <w:tag w:val="goog_rdk_1982"/>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By combining the power of </w:delText>
                    </w:r>
                  </w:sdtContent>
                </w:sdt>
                <w:sdt>
                  <w:sdtPr>
                    <w:id w:val="-305192015"/>
                    <w:tag w:val="goog_rdk_1983"/>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FastAPI</w:delText>
                    </w:r>
                  </w:sdtContent>
                </w:sdt>
                <w:sdt>
                  <w:sdtPr>
                    <w:id w:val="-255778546"/>
                    <w:tag w:val="goog_rdk_198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with </w:delText>
                    </w:r>
                  </w:sdtContent>
                </w:sdt>
                <w:sdt>
                  <w:sdtPr>
                    <w:id w:val="-622225299"/>
                    <w:tag w:val="goog_rdk_1985"/>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Gemini 1.5 Flash Pro</w:delText>
                    </w:r>
                  </w:sdtContent>
                </w:sdt>
                <w:sdt>
                  <w:sdtPr>
                    <w:id w:val="-705009225"/>
                    <w:tag w:val="goog_rdk_198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the system intelligently processes user inputs—budgets, preferences, and even images—to generate accurate and context-aware suggestions from multiple trusted platforms like </w:delText>
                    </w:r>
                  </w:sdtContent>
                </w:sdt>
                <w:sdt>
                  <w:sdtPr>
                    <w:id w:val="415031396"/>
                    <w:tag w:val="goog_rdk_1987"/>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Amazon</w:delText>
                    </w:r>
                  </w:sdtContent>
                </w:sdt>
                <w:sdt>
                  <w:sdtPr>
                    <w:id w:val="37769523"/>
                    <w:tag w:val="goog_rdk_1988"/>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w:delText>
                    </w:r>
                  </w:sdtContent>
                </w:sdt>
                <w:sdt>
                  <w:sdtPr>
                    <w:id w:val="-1702743619"/>
                    <w:tag w:val="goog_rdk_1989"/>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Flipkart</w:delText>
                    </w:r>
                  </w:sdtContent>
                </w:sdt>
                <w:sdt>
                  <w:sdtPr>
                    <w:id w:val="1845744844"/>
                    <w:tag w:val="goog_rdk_1990"/>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w:delText>
                    </w:r>
                  </w:sdtContent>
                </w:sdt>
                <w:sdt>
                  <w:sdtPr>
                    <w:id w:val="-1448249235"/>
                    <w:tag w:val="goog_rdk_1991"/>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IKEA</w:delText>
                    </w:r>
                  </w:sdtContent>
                </w:sdt>
                <w:sdt>
                  <w:sdtPr>
                    <w:id w:val="251161668"/>
                    <w:tag w:val="goog_rdk_1992"/>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w:delText>
                    </w:r>
                  </w:sdtContent>
                </w:sdt>
                <w:sdt>
                  <w:sdtPr>
                    <w:id w:val="1989499926"/>
                    <w:tag w:val="goog_rdk_1993"/>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Swiggy</w:delText>
                    </w:r>
                  </w:sdtContent>
                </w:sdt>
                <w:sdt>
                  <w:sdtPr>
                    <w:id w:val="-423803914"/>
                    <w:tag w:val="goog_rdk_199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w:delText>
                    </w:r>
                  </w:sdtContent>
                </w:sdt>
                <w:sdt>
                  <w:sdtPr>
                    <w:id w:val="-1113659863"/>
                    <w:tag w:val="goog_rdk_1995"/>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Zomato</w:delText>
                    </w:r>
                  </w:sdtContent>
                </w:sdt>
                <w:sdt>
                  <w:sdtPr>
                    <w:id w:val="-1211781287"/>
                    <w:tag w:val="goog_rdk_1996"/>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w:delText>
                    </w:r>
                  </w:sdtContent>
                </w:sdt>
                <w:sdt>
                  <w:sdtPr>
                    <w:id w:val="-325153446"/>
                    <w:tag w:val="goog_rdk_1997"/>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OYO and more</w:delText>
                    </w:r>
                  </w:sdtContent>
                </w:sdt>
                <w:sdt>
                  <w:sdtPr>
                    <w:id w:val="-32359045"/>
                    <w:tag w:val="goog_rdk_1998"/>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.From backend architecture to AI integration and a responsive frontend, PocketSmart AI has been built with a focus on </w:delText>
                    </w:r>
                  </w:sdtContent>
                </w:sdt>
                <w:sdt>
                  <w:sdtPr>
                    <w:id w:val="-1762088847"/>
                    <w:tag w:val="goog_rdk_1999"/>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efficiency</w:delText>
                    </w:r>
                  </w:sdtContent>
                </w:sdt>
                <w:sdt>
                  <w:sdtPr>
                    <w:id w:val="-964817763"/>
                    <w:tag w:val="goog_rdk_2000"/>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w:delText>
                    </w:r>
                  </w:sdtContent>
                </w:sdt>
                <w:sdt>
                  <w:sdtPr>
                    <w:id w:val="-685273861"/>
                    <w:tag w:val="goog_rdk_2001"/>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scalability</w:delText>
                    </w:r>
                  </w:sdtContent>
                </w:sdt>
                <w:sdt>
                  <w:sdtPr>
                    <w:id w:val="1970947310"/>
                    <w:tag w:val="goog_rdk_2002"/>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and </w:delText>
                    </w:r>
                  </w:sdtContent>
                </w:sdt>
                <w:sdt>
                  <w:sdtPr>
                    <w:id w:val="-1980899371"/>
                    <w:tag w:val="goog_rdk_2003"/>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user-centric design</w:delText>
                    </w:r>
                  </w:sdtContent>
                </w:sdt>
                <w:sdt>
                  <w:sdtPr>
                    <w:id w:val="-1488200108"/>
                    <w:tag w:val="goog_rdk_200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The FastAPI backend ensures modular, secure routing and robust session handling, while the Jinja2-powered frontend offers an intuitive and clean interface for users to interact with the system in real time.</w:delText>
                    </w:r>
                  </w:sdtContent>
                </w:sdt>
              </w:del>
            </w:sdtContent>
          </w:sdt>
        </w:p>
      </w:sdtContent>
    </w:sdt>
    <w:sdt>
      <w:sdtPr>
        <w:id w:val="-1382096367"/>
        <w:tag w:val="goog_rdk_2015"/>
      </w:sdtPr>
      <w:sdtContent>
        <w:p w:rsidR="00000000" w:rsidDel="00000000" w:rsidP="00000000" w:rsidRDefault="00000000" w:rsidRPr="00000000" w14:paraId="000001CA">
          <w:pPr>
            <w:spacing w:after="240" w:before="240" w:line="240" w:lineRule="auto"/>
            <w:jc w:val="both"/>
            <w:rPr>
              <w:ins w:author="CS 2501111058202" w:id="90" w:date="2026-09-22T14:08:20Z"/>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55999264"/>
              <w:tag w:val="goog_rdk_2006"/>
            </w:sdtPr>
            <w:sdtContent>
              <w:del w:author="Monicaragavan" w:id="35" w:date="2026-09-23T08:08:22Z"/>
              <w:sdt>
                <w:sdtPr>
                  <w:id w:val="1669211745"/>
                  <w:tag w:val="goog_rdk_2007"/>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Each module—from registration to recommendations—is designed to simplify decision-making and enhance the shopping or planning experience through automation and personalization. Whether it’s finding the right wall art within budget or organizing a last-minute party, PocketSmart AI acts as a </w:delText>
                    </w:r>
                  </w:del>
                </w:sdtContent>
              </w:sdt>
              <w:del w:author="Monicaragavan" w:id="35" w:date="2026-09-23T08:08:22Z">
                <w:sdt>
                  <w:sdtPr>
                    <w:id w:val="-57928282"/>
                    <w:tag w:val="goog_rdk_2008"/>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smart digital assistant</w:delText>
                    </w:r>
                  </w:sdtContent>
                </w:sdt>
                <w:sdt>
                  <w:sdtPr>
                    <w:id w:val="-528785717"/>
                    <w:tag w:val="goog_rdk_2009"/>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saving time and effort while optimizing outcomes.With its seamless fusion of generative AI and web technologies, </w:delText>
                    </w:r>
                  </w:sdtContent>
                </w:sdt>
                <w:sdt>
                  <w:sdtPr>
                    <w:id w:val="1003582225"/>
                    <w:tag w:val="goog_rdk_2010"/>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PocketSmart AI</w:delText>
                    </w:r>
                  </w:sdtContent>
                </w:sdt>
                <w:sdt>
                  <w:sdtPr>
                    <w:id w:val="552623684"/>
                    <w:tag w:val="goog_rdk_2011"/>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w:delText>
                    </w:r>
                  </w:sdtContent>
                </w:sdt>
              </w:del>
            </w:sdtContent>
          </w:sdt>
          <w:sdt>
            <w:sdtPr>
              <w:id w:val="1488952257"/>
              <w:tag w:val="goog_rdk_2012"/>
            </w:sdtPr>
            <w:sdtContent>
              <w:ins w:author="CS 2501111058202" w:id="90" w:date="2026-09-22T14:08:20Z">
                <w:sdt>
                  <w:sdtPr>
                    <w:id w:val="183055688"/>
                    <w:tag w:val="goog_rdk_2013"/>
                  </w:sdtPr>
                  <w:sdtContent>
                    <w:del w:author="Monicaragavan" w:id="35" w:date="2026-09-23T08:08:22Z"/>
                  </w:sdtContent>
                </w:sdt>
              </w:ins>
              <w:sdt>
                <w:sdtPr>
                  <w:id w:val="-784197453"/>
                  <w:tag w:val="goog_rdk_2014"/>
                </w:sdtPr>
                <w:sdtContent>
                  <w:ins w:author="CS 2501111058202" w:id="90" w:date="2026-09-22T14:08:20Z">
                    <w:del w:author="Monicaragavan" w:id="35" w:date="2026-09-23T08:08:22Z">
                      <w:r w:rsidDel="00000000" w:rsidR="00000000" w:rsidRPr="00000000">
                        <w:rPr>
                          <w:rtl w:val="0"/>
                        </w:rPr>
                      </w:r>
                    </w:del>
                  </w:ins>
                </w:sdtContent>
              </w:sdt>
              <w:ins w:author="CS 2501111058202" w:id="90" w:date="2026-09-22T14:08:20Z">
                <w:del w:author="Monicaragavan" w:id="35" w:date="2026-09-23T08:08:22Z"/>
              </w:ins>
            </w:sdtContent>
          </w:sdt>
        </w:p>
      </w:sdtContent>
    </w:sdt>
    <w:sdt>
      <w:sdtPr>
        <w:id w:val="565464549"/>
        <w:tag w:val="goog_rdk_2019"/>
      </w:sdtPr>
      <w:sdtContent>
        <w:p w:rsidR="00000000" w:rsidDel="00000000" w:rsidP="00000000" w:rsidRDefault="00000000" w:rsidRPr="00000000" w14:paraId="000001CB">
          <w:pPr>
            <w:spacing w:after="240" w:before="240" w:line="240" w:lineRule="auto"/>
            <w:jc w:val="both"/>
            <w:rPr>
              <w:ins w:author="CS 2501111058202" w:id="90" w:date="2026-09-22T14:08:20Z"/>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rPr>
              </w:rPrChange>
            </w:rPr>
          </w:pPr>
          <w:sdt>
            <w:sdtPr>
              <w:id w:val="-252023123"/>
              <w:tag w:val="goog_rdk_2016"/>
            </w:sdtPr>
            <w:sdtContent>
              <w:ins w:author="CS 2501111058202" w:id="90" w:date="2026-09-22T14:08:20Z">
                <w:sdt>
                  <w:sdtPr>
                    <w:id w:val="396669412"/>
                    <w:tag w:val="goog_rdk_2017"/>
                  </w:sdtPr>
                  <w:sdtContent>
                    <w:del w:author="Monicaragavan" w:id="35" w:date="2026-09-23T08:08:22Z"/>
                  </w:sdtContent>
                </w:sdt>
              </w:ins>
              <w:sdt>
                <w:sdtPr>
                  <w:id w:val="-893202435"/>
                  <w:tag w:val="goog_rdk_2018"/>
                </w:sdtPr>
                <w:sdtContent>
                  <w:ins w:author="CS 2501111058202" w:id="90" w:date="2026-09-22T14:08:20Z">
                    <w:del w:author="Monicaragavan" w:id="35" w:date="2026-09-23T08:08:22Z">
                      <w:r w:rsidDel="00000000" w:rsidR="00000000" w:rsidRPr="00000000">
                        <w:rPr>
                          <w:rtl w:val="0"/>
                        </w:rPr>
                      </w:r>
                    </w:del>
                  </w:ins>
                </w:sdtContent>
              </w:sdt>
              <w:ins w:author="CS 2501111058202" w:id="90" w:date="2026-09-22T14:08:20Z">
                <w:del w:author="Monicaragavan" w:id="35" w:date="2026-09-23T08:08:22Z"/>
              </w:ins>
            </w:sdtContent>
          </w:sdt>
        </w:p>
      </w:sdtContent>
    </w:sdt>
    <w:sdt>
      <w:sdtPr>
        <w:id w:val="2031905115"/>
        <w:tag w:val="goog_rdk_2023"/>
      </w:sdtPr>
      <w:sdtContent>
        <w:p w:rsidR="00000000" w:rsidDel="00000000" w:rsidP="00000000" w:rsidRDefault="00000000" w:rsidRPr="00000000" w14:paraId="000001CC">
          <w:pPr>
            <w:spacing w:after="240" w:before="240" w:line="240" w:lineRule="auto"/>
            <w:jc w:val="both"/>
            <w:rPr>
              <w:ins w:author="CS 2501111058202" w:id="90" w:date="2026-09-22T14:08:20Z"/>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rPr>
              </w:rPrChange>
            </w:rPr>
          </w:pPr>
          <w:sdt>
            <w:sdtPr>
              <w:id w:val="-1929569217"/>
              <w:tag w:val="goog_rdk_2020"/>
            </w:sdtPr>
            <w:sdtContent>
              <w:ins w:author="CS 2501111058202" w:id="90" w:date="2026-09-22T14:08:20Z">
                <w:sdt>
                  <w:sdtPr>
                    <w:id w:val="1294699708"/>
                    <w:tag w:val="goog_rdk_2021"/>
                  </w:sdtPr>
                  <w:sdtContent>
                    <w:del w:author="Monicaragavan" w:id="35" w:date="2026-09-23T08:08:22Z"/>
                  </w:sdtContent>
                </w:sdt>
              </w:ins>
              <w:sdt>
                <w:sdtPr>
                  <w:id w:val="1480415293"/>
                  <w:tag w:val="goog_rdk_2022"/>
                </w:sdtPr>
                <w:sdtContent>
                  <w:ins w:author="CS 2501111058202" w:id="90" w:date="2026-09-22T14:08:20Z">
                    <w:del w:author="Monicaragavan" w:id="35" w:date="2026-09-23T08:08:22Z">
                      <w:r w:rsidDel="00000000" w:rsidR="00000000" w:rsidRPr="00000000">
                        <w:rPr>
                          <w:rtl w:val="0"/>
                        </w:rPr>
                      </w:r>
                    </w:del>
                  </w:ins>
                </w:sdtContent>
              </w:sdt>
              <w:ins w:author="CS 2501111058202" w:id="90" w:date="2026-09-22T14:08:20Z">
                <w:del w:author="Monicaragavan" w:id="35" w:date="2026-09-23T08:08:22Z"/>
              </w:ins>
            </w:sdtContent>
          </w:sdt>
        </w:p>
      </w:sdtContent>
    </w:sdt>
    <w:sdt>
      <w:sdtPr>
        <w:id w:val="-1918286225"/>
        <w:tag w:val="goog_rdk_2027"/>
      </w:sdtPr>
      <w:sdtContent>
        <w:p w:rsidR="00000000" w:rsidDel="00000000" w:rsidP="00000000" w:rsidRDefault="00000000" w:rsidRPr="00000000" w14:paraId="000001CD">
          <w:pPr>
            <w:spacing w:after="240" w:before="240" w:line="240" w:lineRule="auto"/>
            <w:jc w:val="both"/>
            <w:rPr>
              <w:ins w:author="CS 2501111058202" w:id="90" w:date="2026-09-22T14:08:20Z"/>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rPr>
              </w:rPrChange>
            </w:rPr>
          </w:pPr>
          <w:sdt>
            <w:sdtPr>
              <w:id w:val="-1447979739"/>
              <w:tag w:val="goog_rdk_2024"/>
            </w:sdtPr>
            <w:sdtContent>
              <w:ins w:author="CS 2501111058202" w:id="90" w:date="2026-09-22T14:08:20Z">
                <w:sdt>
                  <w:sdtPr>
                    <w:id w:val="525715592"/>
                    <w:tag w:val="goog_rdk_2025"/>
                  </w:sdtPr>
                  <w:sdtContent>
                    <w:del w:author="Monicaragavan" w:id="35" w:date="2026-09-23T08:08:22Z"/>
                  </w:sdtContent>
                </w:sdt>
              </w:ins>
              <w:sdt>
                <w:sdtPr>
                  <w:id w:val="-618961951"/>
                  <w:tag w:val="goog_rdk_2026"/>
                </w:sdtPr>
                <w:sdtContent>
                  <w:ins w:author="CS 2501111058202" w:id="90" w:date="2026-09-22T14:08:20Z">
                    <w:del w:author="Monicaragavan" w:id="35" w:date="2026-09-23T08:08:22Z">
                      <w:r w:rsidDel="00000000" w:rsidR="00000000" w:rsidRPr="00000000">
                        <w:rPr>
                          <w:rtl w:val="0"/>
                        </w:rPr>
                      </w:r>
                    </w:del>
                  </w:ins>
                </w:sdtContent>
              </w:sdt>
              <w:ins w:author="CS 2501111058202" w:id="90" w:date="2026-09-22T14:08:20Z">
                <w:del w:author="Monicaragavan" w:id="35" w:date="2026-09-23T08:08:22Z"/>
              </w:ins>
            </w:sdtContent>
          </w:sdt>
        </w:p>
      </w:sdtContent>
    </w:sdt>
    <w:sdt>
      <w:sdtPr>
        <w:id w:val="-962995872"/>
        <w:tag w:val="goog_rdk_2031"/>
      </w:sdtPr>
      <w:sdtContent>
        <w:p w:rsidR="00000000" w:rsidDel="00000000" w:rsidP="00000000" w:rsidRDefault="00000000" w:rsidRPr="00000000" w14:paraId="000001CE">
          <w:pPr>
            <w:spacing w:after="240" w:before="240" w:line="240" w:lineRule="auto"/>
            <w:jc w:val="both"/>
            <w:rPr>
              <w:ins w:author="CS 2501111058202" w:id="90" w:date="2026-09-22T14:08:20Z"/>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rPr>
              </w:rPrChange>
            </w:rPr>
          </w:pPr>
          <w:sdt>
            <w:sdtPr>
              <w:id w:val="-1833312205"/>
              <w:tag w:val="goog_rdk_2028"/>
            </w:sdtPr>
            <w:sdtContent>
              <w:ins w:author="CS 2501111058202" w:id="90" w:date="2026-09-22T14:08:20Z">
                <w:sdt>
                  <w:sdtPr>
                    <w:id w:val="1014364392"/>
                    <w:tag w:val="goog_rdk_2029"/>
                  </w:sdtPr>
                  <w:sdtContent>
                    <w:del w:author="Monicaragavan" w:id="35" w:date="2026-09-23T08:08:22Z"/>
                  </w:sdtContent>
                </w:sdt>
              </w:ins>
              <w:sdt>
                <w:sdtPr>
                  <w:id w:val="-1266174683"/>
                  <w:tag w:val="goog_rdk_2030"/>
                </w:sdtPr>
                <w:sdtContent>
                  <w:ins w:author="CS 2501111058202" w:id="90" w:date="2026-09-22T14:08:20Z">
                    <w:del w:author="Monicaragavan" w:id="35" w:date="2026-09-23T08:08:22Z">
                      <w:r w:rsidDel="00000000" w:rsidR="00000000" w:rsidRPr="00000000">
                        <w:rPr>
                          <w:rtl w:val="0"/>
                        </w:rPr>
                      </w:r>
                    </w:del>
                  </w:ins>
                </w:sdtContent>
              </w:sdt>
              <w:ins w:author="CS 2501111058202" w:id="90" w:date="2026-09-22T14:08:20Z">
                <w:del w:author="Monicaragavan" w:id="35" w:date="2026-09-23T08:08:22Z"/>
              </w:ins>
            </w:sdtContent>
          </w:sdt>
        </w:p>
      </w:sdtContent>
    </w:sdt>
    <w:sdt>
      <w:sdtPr>
        <w:id w:val="-633814720"/>
        <w:tag w:val="goog_rdk_2035"/>
      </w:sdtPr>
      <w:sdtContent>
        <w:p w:rsidR="00000000" w:rsidDel="00000000" w:rsidP="00000000" w:rsidRDefault="00000000" w:rsidRPr="00000000" w14:paraId="000001CF">
          <w:pPr>
            <w:spacing w:after="240" w:before="240" w:line="240" w:lineRule="auto"/>
            <w:jc w:val="both"/>
            <w:rPr>
              <w:ins w:author="CS 2501111058202" w:id="90" w:date="2026-09-22T14:08:20Z"/>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rPr>
              </w:rPrChange>
            </w:rPr>
          </w:pPr>
          <w:sdt>
            <w:sdtPr>
              <w:id w:val="1930496162"/>
              <w:tag w:val="goog_rdk_2032"/>
            </w:sdtPr>
            <w:sdtContent>
              <w:ins w:author="CS 2501111058202" w:id="90" w:date="2026-09-22T14:08:20Z">
                <w:sdt>
                  <w:sdtPr>
                    <w:id w:val="757212996"/>
                    <w:tag w:val="goog_rdk_2033"/>
                  </w:sdtPr>
                  <w:sdtContent>
                    <w:del w:author="Monicaragavan" w:id="35" w:date="2026-09-23T08:08:22Z"/>
                  </w:sdtContent>
                </w:sdt>
              </w:ins>
              <w:sdt>
                <w:sdtPr>
                  <w:id w:val="5560001"/>
                  <w:tag w:val="goog_rdk_2034"/>
                </w:sdtPr>
                <w:sdtContent>
                  <w:ins w:author="CS 2501111058202" w:id="90" w:date="2026-09-22T14:08:20Z">
                    <w:del w:author="Monicaragavan" w:id="35" w:date="2026-09-23T08:08:22Z">
                      <w:r w:rsidDel="00000000" w:rsidR="00000000" w:rsidRPr="00000000">
                        <w:rPr>
                          <w:rtl w:val="0"/>
                        </w:rPr>
                      </w:r>
                    </w:del>
                  </w:ins>
                </w:sdtContent>
              </w:sdt>
              <w:ins w:author="CS 2501111058202" w:id="90" w:date="2026-09-22T14:08:20Z">
                <w:del w:author="Monicaragavan" w:id="35" w:date="2026-09-23T08:08:22Z"/>
              </w:ins>
            </w:sdtContent>
          </w:sdt>
        </w:p>
      </w:sdtContent>
    </w:sdt>
    <w:sdt>
      <w:sdtPr>
        <w:id w:val="995117858"/>
        <w:tag w:val="goog_rdk_2039"/>
      </w:sdtPr>
      <w:sdtContent>
        <w:p w:rsidR="00000000" w:rsidDel="00000000" w:rsidP="00000000" w:rsidRDefault="00000000" w:rsidRPr="00000000" w14:paraId="000001D0">
          <w:pPr>
            <w:spacing w:after="240" w:before="240" w:line="240" w:lineRule="auto"/>
            <w:jc w:val="both"/>
            <w:rPr>
              <w:ins w:author="CS 2501111058202" w:id="90" w:date="2026-09-22T14:08:20Z"/>
              <w:del w:author="Monicaragavan" w:id="35" w:date="2026-09-23T08:08:22Z"/>
              <w:rFonts w:ascii="Cambria" w:cs="Cambria" w:eastAsia="Cambria" w:hAnsi="Cambria"/>
              <w:b w:val="1"/>
              <w:bCs w:val="1"/>
              <w:strike w:val="1"/>
              <w:u w:val="single"/>
              <w:rPrChange w:author="Deepii Deepa" w:id="23" w:date="2026-09-23T12:38:09Z">
                <w:rPr>
                  <w:rFonts w:ascii="Cambria" w:cs="Cambria" w:eastAsia="Cambria" w:hAnsi="Cambria"/>
                </w:rPr>
              </w:rPrChange>
            </w:rPr>
          </w:pPr>
          <w:sdt>
            <w:sdtPr>
              <w:id w:val="-612739844"/>
              <w:tag w:val="goog_rdk_2036"/>
            </w:sdtPr>
            <w:sdtContent>
              <w:ins w:author="CS 2501111058202" w:id="90" w:date="2026-09-22T14:08:20Z">
                <w:sdt>
                  <w:sdtPr>
                    <w:id w:val="746565521"/>
                    <w:tag w:val="goog_rdk_2037"/>
                  </w:sdtPr>
                  <w:sdtContent>
                    <w:del w:author="Monicaragavan" w:id="35" w:date="2026-09-23T08:08:22Z"/>
                  </w:sdtContent>
                </w:sdt>
              </w:ins>
              <w:sdt>
                <w:sdtPr>
                  <w:id w:val="858031436"/>
                  <w:tag w:val="goog_rdk_2038"/>
                </w:sdtPr>
                <w:sdtContent>
                  <w:ins w:author="CS 2501111058202" w:id="90" w:date="2026-09-22T14:08:20Z">
                    <w:del w:author="Monicaragavan" w:id="35" w:date="2026-09-23T08:08:22Z">
                      <w:r w:rsidDel="00000000" w:rsidR="00000000" w:rsidRPr="00000000">
                        <w:rPr>
                          <w:rtl w:val="0"/>
                        </w:rPr>
                      </w:r>
                    </w:del>
                  </w:ins>
                </w:sdtContent>
              </w:sdt>
              <w:ins w:author="CS 2501111058202" w:id="90" w:date="2026-09-22T14:08:20Z">
                <w:del w:author="Monicaragavan" w:id="35" w:date="2026-09-23T08:08:22Z"/>
              </w:ins>
            </w:sdtContent>
          </w:sdt>
        </w:p>
      </w:sdtContent>
    </w:sdt>
    <w:sdt>
      <w:sdtPr>
        <w:id w:val="197033202"/>
        <w:tag w:val="goog_rdk_2051"/>
      </w:sdtPr>
      <w:sdtContent>
        <w:p w:rsidR="00000000" w:rsidDel="00000000" w:rsidP="00000000" w:rsidRDefault="00000000" w:rsidRPr="00000000" w14:paraId="000001D1">
          <w:pPr>
            <w:spacing w:after="240" w:before="240" w:line="240" w:lineRule="auto"/>
            <w:jc w:val="both"/>
            <w:rPr>
              <w:del w:author="Monicaragavan" w:id="35" w:date="2026-09-23T08:08:22Z"/>
              <w:rFonts w:ascii="Cambria" w:cs="Cambria" w:eastAsia="Cambria" w:hAnsi="Cambria"/>
              <w:b w:val="1"/>
              <w:bCs w:val="1"/>
              <w:strike w:val="1"/>
              <w:u w:val="single"/>
              <w:rPrChange w:author="Aafreen S" w:id="4" w:date="2026-09-23T12:46:07Z">
                <w:rPr>
                  <w:rFonts w:ascii="Cambria" w:cs="Cambria" w:eastAsia="Cambria" w:hAnsi="Cambria"/>
                </w:rPr>
              </w:rPrChange>
            </w:rPr>
          </w:pPr>
          <w:sdt>
            <w:sdtPr>
              <w:id w:val="-1508648533"/>
              <w:tag w:val="goog_rdk_2041"/>
            </w:sdtPr>
            <w:sdtContent>
              <w:del w:author="Monicaragavan" w:id="35" w:date="2026-09-23T08:08:22Z"/>
              <w:sdt>
                <w:sdtPr>
                  <w:id w:val="-477859407"/>
                  <w:tag w:val="goog_rdk_2042"/>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stands as a practical example of how </w:delText>
                    </w:r>
                  </w:del>
                </w:sdtContent>
              </w:sdt>
              <w:del w:author="Monicaragavan" w:id="35" w:date="2026-09-23T08:08:22Z">
                <w:sdt>
                  <w:sdtPr>
                    <w:id w:val="-1485097494"/>
                    <w:tag w:val="goog_rdk_2043"/>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b w:val="1"/>
                            <w:bCs w:val="1"/>
                          </w:rPr>
                        </w:rPrChange>
                      </w:rPr>
                      <w:delText xml:space="preserve">AI can enhance everyday decision-making</w:delText>
                    </w:r>
                  </w:sdtContent>
                </w:sdt>
                <w:sdt>
                  <w:sdtPr>
                    <w:id w:val="-1528267744"/>
                    <w:tag w:val="goog_rdk_2044"/>
                  </w:sdtPr>
                  <w:sdtContent>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 bringing intelligent recommendations to users' fingertips—budget-friendly, fast, and personalized</w:delText>
                    </w:r>
                  </w:sdtContent>
                </w:sdt>
              </w:del>
            </w:sdtContent>
          </w:sdt>
          <w:sdt>
            <w:sdtPr>
              <w:id w:val="-647823598"/>
              <w:tag w:val="goog_rdk_2045"/>
            </w:sdtPr>
            <w:sdtContent>
              <w:ins w:author="Vishal kumar B csaiapp250018" w:id="91" w:date="2026-09-22T09:41:48Z">
                <w:sdt>
                  <w:sdtPr>
                    <w:id w:val="-874211433"/>
                    <w:tag w:val="goog_rdk_2046"/>
                  </w:sdtPr>
                  <w:sdtContent>
                    <w:del w:author="Monicaragavan" w:id="35" w:date="2026-09-23T08:08:22Z"/>
                  </w:sdtContent>
                </w:sdt>
              </w:ins>
              <w:sdt>
                <w:sdtPr>
                  <w:id w:val="1278296218"/>
                  <w:tag w:val="goog_rdk_2047"/>
                </w:sdtPr>
                <w:sdtContent>
                  <w:ins w:author="Vishal kumar B csaiapp250018" w:id="91" w:date="2026-09-22T09:41:48Z">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w:delText>
                      </w:r>
                    </w:del>
                  </w:ins>
                </w:sdtContent>
              </w:sdt>
              <w:ins w:author="Vishal kumar B csaiapp250018" w:id="91" w:date="2026-09-22T09:41:48Z">
                <w:del w:author="Monicaragavan" w:id="35" w:date="2026-09-23T08:08:22Z"/>
              </w:ins>
            </w:sdtContent>
          </w:sdt>
          <w:sdt>
            <w:sdtPr>
              <w:id w:val="-480949705"/>
              <w:tag w:val="goog_rdk_2048"/>
            </w:sdtPr>
            <w:sdtContent>
              <w:del w:author="Monicaragavan" w:id="35" w:date="2026-09-23T08:08:22Z"/>
              <w:sdt>
                <w:sdtPr>
                  <w:id w:val="-1713025853"/>
                  <w:tag w:val="goog_rdk_2049"/>
                </w:sdtPr>
                <w:sdtContent>
                  <w:del w:author="Monicaragavan" w:id="35" w:date="2026-09-23T08:08:22Z">
                    <w:r w:rsidDel="00000000" w:rsidR="00000000" w:rsidRPr="00000000">
                      <w:rPr>
                        <w:rFonts w:ascii="Cambria" w:cs="Cambria" w:eastAsia="Cambria" w:hAnsi="Cambria"/>
                        <w:b w:val="1"/>
                        <w:bCs w:val="1"/>
                        <w:strike w:val="1"/>
                        <w:u w:val="single"/>
                        <w:rtl w:val="0"/>
                        <w:rPrChange w:author="Aafreen S" w:id="4" w:date="2026-09-23T12:46:07Z">
                          <w:rPr>
                            <w:rFonts w:ascii="Cambria" w:cs="Cambria" w:eastAsia="Cambria" w:hAnsi="Cambria"/>
                          </w:rPr>
                        </w:rPrChange>
                      </w:rPr>
                      <w:delText xml:space="preserve">.</w:delText>
                    </w:r>
                  </w:del>
                </w:sdtContent>
              </w:sdt>
              <w:del w:author="Monicaragavan" w:id="35" w:date="2026-09-23T08:08:22Z">
                <w:sdt>
                  <w:sdtPr>
                    <w:id w:val="-1499740982"/>
                    <w:tag w:val="goog_rdk_2050"/>
                  </w:sdtPr>
                  <w:sdtContent>
                    <w:r w:rsidDel="00000000" w:rsidR="00000000" w:rsidRPr="00000000">
                      <w:rPr>
                        <w:rtl w:val="0"/>
                      </w:rPr>
                    </w:r>
                  </w:sdtContent>
                </w:sdt>
              </w:del>
            </w:sdtContent>
          </w:sdt>
        </w:p>
      </w:sdtContent>
    </w:sdt>
    <w:sdt>
      <w:sdtPr>
        <w:id w:val="-1215901233"/>
        <w:tag w:val="goog_rdk_2055"/>
      </w:sdtPr>
      <w:sdtContent>
        <w:p w:rsidR="00000000" w:rsidDel="00000000" w:rsidP="00000000" w:rsidRDefault="00000000" w:rsidRPr="00000000" w14:paraId="000001D2">
          <w:pPr>
            <w:spacing w:after="240" w:before="240" w:line="240" w:lineRule="auto"/>
            <w:jc w:val="both"/>
            <w:rPr>
              <w:del w:author="Bharth P" w:id="92" w:date="2026-09-22T14:17:12Z"/>
              <w:rFonts w:ascii="Cambria" w:cs="Cambria" w:eastAsia="Cambria" w:hAnsi="Cambria"/>
              <w:b w:val="1"/>
              <w:bCs w:val="1"/>
              <w:strike w:val="1"/>
              <w:u w:val="single"/>
              <w:rPrChange w:author="Deepii Deepa" w:id="23" w:date="2026-09-23T12:38:09Z">
                <w:rPr>
                  <w:rFonts w:ascii="Cambria" w:cs="Cambria" w:eastAsia="Cambria" w:hAnsi="Cambria"/>
                  <w:b w:val="1"/>
                  <w:bCs w:val="1"/>
                </w:rPr>
              </w:rPrChange>
            </w:rPr>
            <w:pPrChange w:author="Bharth P" w:id="0" w:date="2026-09-22T14:17:12Z">
              <w:pPr>
                <w:spacing w:after="280" w:before="280" w:line="240" w:lineRule="auto"/>
                <w:jc w:val="both"/>
              </w:pPr>
            </w:pPrChange>
          </w:pPr>
          <w:sdt>
            <w:sdtPr>
              <w:id w:val="1853699645"/>
              <w:tag w:val="goog_rdk_2053"/>
            </w:sdtPr>
            <w:sdtContent>
              <w:del w:author="Bharth P" w:id="92" w:date="2026-09-22T14:17:12Z"/>
              <w:sdt>
                <w:sdtPr>
                  <w:id w:val="1379879638"/>
                  <w:tag w:val="goog_rdk_2054"/>
                </w:sdtPr>
                <w:sdtContent>
                  <w:del w:author="Bharth P" w:id="92" w:date="2026-09-22T14:17:12Z">
                    <w:r w:rsidDel="00000000" w:rsidR="00000000" w:rsidRPr="00000000">
                      <w:rPr>
                        <w:rtl w:val="0"/>
                      </w:rPr>
                    </w:r>
                  </w:del>
                </w:sdtContent>
              </w:sdt>
              <w:del w:author="Bharth P" w:id="92" w:date="2026-09-22T14:17:12Z"/>
            </w:sdtContent>
          </w:sdt>
        </w:p>
      </w:sdtContent>
    </w:sdt>
    <w:sdt>
      <w:sdtPr>
        <w:id w:val="-978356642"/>
        <w:tag w:val="goog_rdk_2057"/>
      </w:sdtPr>
      <w:sdtContent>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bCs w:val="0"/>
              <w:i w:val="0"/>
              <w:iCs w:val="0"/>
              <w:smallCaps w:val="0"/>
              <w:strike w:val="1"/>
              <w:color w:val="000000"/>
              <w:sz w:val="6"/>
              <w:szCs w:val="6"/>
              <w:u w:val="single"/>
              <w:shd w:fill="auto" w:val="clear"/>
              <w:vertAlign w:val="baseline"/>
              <w:rPrChange w:author="Deepii Deepa" w:id="23" w:date="2026-09-23T12:38:09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814815956"/>
              <w:tag w:val="goog_rdk_2056"/>
            </w:sdtPr>
            <w:sdtContent>
              <w:r w:rsidDel="00000000" w:rsidR="00000000" w:rsidRPr="00000000">
                <w:rPr>
                  <w:rtl w:val="0"/>
                </w:rPr>
              </w:r>
            </w:sdtContent>
          </w:sdt>
        </w:p>
      </w:sdtContent>
    </w:sdt>
    <w:sectPr>
      <w:headerReference r:id="rId63" w:type="default"/>
      <w:headerReference r:id="rId64" w:type="first"/>
      <w:footerReference r:id="rId65" w:type="default"/>
      <w:footerReference r:id="rId66" w:type="first"/>
      <w:pgSz w:h="16838" w:w="11906" w:orient="portrait"/>
      <w:pgMar w:bottom="284" w:top="1350" w:left="900" w:right="1002.4015748031502" w:header="708" w:footer="708"/>
      <w:pgNumType w:start="1"/>
      <w:titlePg w:val="1"/>
      <w:sectPrChange w:author="Dharnisha Elumalai" w:id="0" w:date="2026-09-23T09:59:28Z">
        <w:sectPr w:rsidR="000000" w:rsidDel="000000" w:rsidRPr="000000" w:rsidSect="000000">
          <w:pgMar w:bottom="284" w:top="1440" w:left="1440" w:right="1440" w:header="708" w:footer="708"/>
          <w:pgNumType w:start="1"/>
          <w:pgSz w:h="16838" w:w="11906" w:orient="portrait"/>
          <w:titlePg w:val="0"/>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mbr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123949003"/>
      <w:tag w:val="goog_rdk_2197"/>
    </w:sdtPr>
    <w:sdtContent>
      <w:p w:rsidR="00000000" w:rsidDel="00000000" w:rsidP="00000000" w:rsidRDefault="00000000" w:rsidRPr="00000000" w14:paraId="000001E2">
        <w:pPr>
          <w:rPr>
            <w:ins w:author="Yuvanesh" w:id="131" w:date="2026-09-22T08:48:48Z"/>
            <w:rPrChange w:author="Yuvanesh" w:id="132" w:date="2026-09-22T08:48:48Z">
              <w:rPr>
                <w:rFonts w:ascii="Calibri" w:cs="Calibri" w:eastAsia="Calibri" w:hAnsi="Calibri"/>
                <w:b w:val="0"/>
                <w:bCs w:val="0"/>
                <w:i w:val="0"/>
                <w:iCs w:val="0"/>
                <w:smallCaps w:val="0"/>
                <w:strike w:val="0"/>
                <w:color w:val="000000"/>
                <w:sz w:val="22"/>
                <w:szCs w:val="22"/>
                <w:u w:val="none"/>
                <w:shd w:fill="auto" w:val="clear"/>
                <w:vertAlign w:val="baseline"/>
              </w:rPr>
            </w:rPrChange>
          </w:rPr>
        </w:pPr>
        <w:sdt>
          <w:sdtPr>
            <w:id w:val="1629638091"/>
            <w:tag w:val="goog_rdk_2195"/>
          </w:sdtPr>
          <w:sdtContent>
            <w:ins w:author="Yuvanesh" w:id="131" w:date="2026-09-22T08:48:48Z"/>
            <w:sdt>
              <w:sdtPr>
                <w:id w:val="1250509663"/>
                <w:tag w:val="goog_rdk_2196"/>
              </w:sdtPr>
              <w:sdtContent>
                <w:ins w:author="Yuvanesh" w:id="131" w:date="2026-09-22T08:48:48Z">
                  <w:r w:rsidDel="00000000" w:rsidR="00000000" w:rsidRPr="00000000">
                    <w:rPr>
                      <w:rtl w:val="0"/>
                    </w:rPr>
                  </w:r>
                </w:ins>
              </w:sdtContent>
            </w:sdt>
            <w:ins w:author="Yuvanesh" w:id="131" w:date="2026-09-22T08:48:48Z"/>
          </w:sdtContent>
        </w:sdt>
      </w:p>
    </w:sdtContent>
  </w:sdt>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2099775095"/>
      <w:tag w:val="goog_rdk_2201"/>
    </w:sdtPr>
    <w:sdtContent>
      <w:p w:rsidR="00000000" w:rsidDel="00000000" w:rsidP="00000000" w:rsidRDefault="00000000" w:rsidRPr="00000000" w14:paraId="000001E3">
        <w:pPr>
          <w:rPr>
            <w:ins w:author="Eswar .S" w:id="133" w:date="2026-09-23T06:09:49Z"/>
            <w:rPrChange w:author="Eswar .S" w:id="134" w:date="2026-09-23T06:09:49Z">
              <w:rPr>
                <w:rFonts w:ascii="Calibri" w:cs="Calibri" w:eastAsia="Calibri" w:hAnsi="Calibri"/>
                <w:b w:val="0"/>
                <w:bCs w:val="0"/>
                <w:i w:val="0"/>
                <w:iCs w:val="0"/>
                <w:smallCaps w:val="0"/>
                <w:strike w:val="0"/>
                <w:color w:val="000000"/>
                <w:sz w:val="22"/>
                <w:szCs w:val="22"/>
                <w:u w:val="none"/>
                <w:shd w:fill="auto" w:val="clear"/>
                <w:vertAlign w:val="baseline"/>
              </w:rPr>
            </w:rPrChange>
          </w:rPr>
        </w:pPr>
        <w:sdt>
          <w:sdtPr>
            <w:id w:val="1304478773"/>
            <w:tag w:val="goog_rdk_2199"/>
          </w:sdtPr>
          <w:sdtContent>
            <w:ins w:author="Eswar .S" w:id="133" w:date="2026-09-23T06:09:49Z"/>
            <w:sdt>
              <w:sdtPr>
                <w:id w:val="750246205"/>
                <w:tag w:val="goog_rdk_2200"/>
              </w:sdtPr>
              <w:sdtContent>
                <w:ins w:author="Eswar .S" w:id="133" w:date="2026-09-23T06:09:49Z">
                  <w:r w:rsidDel="00000000" w:rsidR="00000000" w:rsidRPr="00000000">
                    <w:rPr>
                      <w:rtl w:val="0"/>
                    </w:rPr>
                  </w:r>
                </w:ins>
              </w:sdtContent>
            </w:sdt>
            <w:ins w:author="Eswar .S" w:id="133" w:date="2026-09-23T06:09:49Z"/>
          </w:sdtContent>
        </w:sdt>
      </w:p>
    </w:sdtContent>
  </w:sdt>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295837843"/>
      <w:tag w:val="goog_rdk_2072"/>
    </w:sdtPr>
    <w:sdtContent>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ins w:author="Anonymous" w:id="18" w:date="2026-09-23T05:57:16Z"/>
            <w:del w:author="Anu Anu" w:id="95" w:date="2026-09-23T11:52:04Z"/>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962875381"/>
            <w:tag w:val="goog_rdk_2060"/>
          </w:sdtPr>
          <w:sdtContent>
            <w:ins w:author="Kayalvizhi Velmurugan" w:id="94" w:date="2026-09-23T08:18:09Z">
              <w:sdt>
                <w:sdtPr>
                  <w:id w:val="-973784354"/>
                  <w:tag w:val="goog_rdk_2061"/>
                </w:sdtPr>
                <w:sdtContent>
                  <w:del w:author="Anu Anu" w:id="95" w:date="2026-09-23T11:52:04Z"/>
                </w:sdtContent>
              </w:sdt>
            </w:ins>
            <w:sdt>
              <w:sdtPr>
                <w:id w:val="-1832527831"/>
                <w:tag w:val="goog_rdk_2062"/>
              </w:sdtPr>
              <w:sdtContent>
                <w:ins w:author="Kayalvizhi Velmurugan" w:id="94" w:date="2026-09-23T08:18:09Z">
                  <w:del w:author="Anu Anu" w:id="95" w:date="2026-09-23T11:52:04Z">
                    <w:r w:rsidDel="00000000" w:rsidR="00000000" w:rsidRPr="00000000">
                      <w:rPr>
                        <w:rFonts w:ascii="Cambria" w:cs="Cambria" w:eastAsia="Cambria" w:hAnsi="Cambria"/>
                        <w:sz w:val="24"/>
                        <w:szCs w:val="24"/>
                        <w:rtl w:val="0"/>
                        <w:rPrChange w:author="Kayalvizhi Velmurugan" w:id="96" w:date="2026-09-23T08:18:09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fkk</w:delText>
                    </w:r>
                  </w:del>
                </w:ins>
              </w:sdtContent>
            </w:sdt>
            <w:ins w:author="Kayalvizhi Velmurugan" w:id="94" w:date="2026-09-23T08:18:09Z">
              <w:del w:author="Anu Anu" w:id="95" w:date="2026-09-23T11:52:04Z"/>
            </w:ins>
          </w:sdtContent>
        </w:sdt>
        <w:sdt>
          <w:sdtPr>
            <w:id w:val="1755421126"/>
            <w:tag w:val="goog_rdk_2063"/>
          </w:sdtPr>
          <w:sdtContent>
            <w:del w:author="Anu Anu" w:id="95" w:date="2026-09-23T11:52:04Z"/>
          </w:sdtContent>
        </w:sdt>
        <w:sdt>
          <w:sdtPr>
            <w:id w:val="336913589"/>
            <w:tag w:val="goog_rdk_2064"/>
          </w:sdtPr>
          <w:sdtContent>
            <w:ins w:author="Safana Fathima" w:id="97" w:date="2026-09-23T05:18:32Z">
              <w:sdt>
                <w:sdtPr>
                  <w:id w:val="-284535083"/>
                  <w:tag w:val="goog_rdk_2065"/>
                </w:sdtPr>
                <w:sdtContent>
                  <w:del w:author="Anu Anu" w:id="95" w:date="2026-09-23T11:52:04Z"/>
                </w:sdtContent>
              </w:sdt>
            </w:ins>
            <w:sdt>
              <w:sdtPr>
                <w:id w:val="-414129409"/>
                <w:tag w:val="goog_rdk_2066"/>
              </w:sdtPr>
              <w:sdtContent>
                <w:ins w:author="Safana Fathima" w:id="97" w:date="2026-09-23T05:18:32Z">
                  <w:del w:author="Anu Anu" w:id="95" w:date="2026-09-23T11:52:04Z">
                    <w:r w:rsidDel="00000000" w:rsidR="00000000" w:rsidRPr="00000000">
                      <w:rPr>
                        <w:rFonts w:ascii="Cambria" w:cs="Cambria" w:eastAsia="Cambria" w:hAnsi="Cambria"/>
                        <w:sz w:val="24"/>
                        <w:szCs w:val="24"/>
                        <w:rtl w:val="0"/>
                        <w:rPrChange w:author="Safana Fathima" w:id="98" w:date="2026-09-23T05:18:32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m</w:delText>
                    </w:r>
                  </w:del>
                </w:ins>
              </w:sdtContent>
            </w:sdt>
            <w:ins w:author="Safana Fathima" w:id="97" w:date="2026-09-23T05:18:32Z">
              <w:del w:author="Anu Anu" w:id="95" w:date="2026-09-23T11:52:04Z">
                <w:sdt>
                  <w:sdtPr>
                    <w:id w:val="1587180928"/>
                    <w:tag w:val="goog_rdk_2067"/>
                  </w:sdtPr>
                  <w:sdtContent>
                    <w:r w:rsidDel="00000000" w:rsidR="00000000" w:rsidRPr="00000000">
                      <w:rPr>
                        <w:rFonts w:ascii="Cambria" w:cs="Cambria" w:eastAsia="Cambria" w:hAnsi="Cambria"/>
                        <w:sz w:val="24"/>
                        <w:szCs w:val="24"/>
                        <w:rtl w:val="0"/>
                        <w:rPrChange w:author="Safana Fathima" w:id="98" w:date="2026-09-23T05:18:32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.,dfkk</w:delText>
                    </w:r>
                  </w:sdtContent>
                </w:sdt>
              </w:del>
            </w:ins>
          </w:sdtContent>
        </w:sdt>
        <w:sdt>
          <w:sdtPr>
            <w:id w:val="-1193616317"/>
            <w:tag w:val="goog_rdk_2068"/>
          </w:sdtPr>
          <w:sdtContent>
            <w:del w:author="Anu Anu" w:id="95" w:date="2026-09-23T11:52:04Z"/>
          </w:sdtContent>
        </w:sdt>
        <w:sdt>
          <w:sdtPr>
            <w:id w:val="1339574299"/>
            <w:tag w:val="goog_rdk_2069"/>
          </w:sdtPr>
          <w:sdtContent>
            <w:ins w:author="Anonymous" w:id="18" w:date="2026-09-23T05:57:16Z">
              <w:sdt>
                <w:sdtPr>
                  <w:id w:val="-1531373849"/>
                  <w:tag w:val="goog_rdk_2070"/>
                </w:sdtPr>
                <w:sdtContent>
                  <w:del w:author="Anu Anu" w:id="95" w:date="2026-09-23T11:52:04Z"/>
                </w:sdtContent>
              </w:sdt>
            </w:ins>
            <w:sdt>
              <w:sdtPr>
                <w:id w:val="1988190162"/>
                <w:tag w:val="goog_rdk_2071"/>
              </w:sdtPr>
              <w:sdtContent>
                <w:ins w:author="Anonymous" w:id="18" w:date="2026-09-23T05:57:16Z">
                  <w:del w:author="Anu Anu" w:id="95" w:date="2026-09-23T11:52:04Z">
                    <w:r w:rsidDel="00000000" w:rsidR="00000000" w:rsidRPr="00000000">
                      <w:rPr>
                        <w:rtl w:val="0"/>
                      </w:rPr>
                    </w:r>
                  </w:del>
                </w:ins>
              </w:sdtContent>
            </w:sdt>
            <w:ins w:author="Anonymous" w:id="18" w:date="2026-09-23T05:57:16Z">
              <w:del w:author="Anu Anu" w:id="95" w:date="2026-09-23T11:52:04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5887538" cy="1657350"/>
                      <wp:effectExtent b="0" l="0" r="0" t="0"/>
                      <wp:wrapSquare wrapText="bothSides" distB="114300" distT="114300" distL="114300" distR="114300"/>
                      <wp:docPr id="172"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5887538" cy="1657350"/>
                              </a:xfrm>
                              <a:prstGeom prst="rect"/>
                              <a:ln/>
                            </pic:spPr>
                          </pic:pic>
                        </a:graphicData>
                      </a:graphic>
                    </wp:anchor>
                  </w:drawing>
                </w:r>
              </w:del>
            </w:ins>
          </w:sdtContent>
        </w:sdt>
      </w:p>
    </w:sdtContent>
  </w:sdt>
  <w:sdt>
    <w:sdtPr>
      <w:id w:val="243389676"/>
      <w:tag w:val="goog_rdk_2086"/>
    </w:sdtPr>
    <w:sdtContent>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afterAutospacing="0" w:before="0" w:line="240" w:lineRule="auto"/>
          <w:ind w:left="0" w:right="0" w:firstLine="0"/>
          <w:jc w:val="left"/>
          <w:rPr>
            <w:ins w:author="Kayalvizhi Velmurugan" w:id="94" w:date="2026-09-23T08:18:09Z"/>
            <w:del w:author="Anu Anu" w:id="95" w:date="2026-09-23T11:52:04Z"/>
          </w:rPr>
          <w:pPrChange w:author="Abdul Hakkim" w:id="0" w:date="2026-09-23T08:42:20Z">
            <w:pPr>
              <w:numPr>
                <w:ilvl w:val="0"/>
                <w:numId w:val="5"/>
              </w:numPr>
              <w:tabs>
                <w:tab w:val="center" w:leader="none" w:pos="4513"/>
                <w:tab w:val="right" w:leader="none" w:pos="9026"/>
              </w:tabs>
              <w:spacing w:after="280" w:lineRule="auto"/>
              <w:ind w:left="-1695" w:right="-561.2598425196836" w:firstLine="0"/>
              <w:jc w:val="center"/>
            </w:pPr>
          </w:pPrChange>
        </w:pPr>
        <w:sdt>
          <w:sdtPr>
            <w:id w:val="1126203036"/>
            <w:tag w:val="goog_rdk_2073"/>
          </w:sdtPr>
          <w:sdtContent>
            <w:ins w:author="Anonymous" w:id="18" w:date="2026-09-23T05:57:16Z">
              <w:sdt>
                <w:sdtPr>
                  <w:id w:val="-580087350"/>
                  <w:tag w:val="goog_rdk_2074"/>
                </w:sdtPr>
                <w:sdtContent>
                  <w:del w:author="Anu Anu" w:id="95" w:date="2026-09-23T11:52:04Z"/>
                </w:sdtContent>
              </w:sdt>
            </w:ins>
            <w:sdt>
              <w:sdtPr>
                <w:id w:val="886972293"/>
                <w:tag w:val="goog_rdk_2075"/>
              </w:sdtPr>
              <w:sdtContent>
                <w:ins w:author="Anonymous" w:id="18" w:date="2026-09-23T05:57:16Z">
                  <w:del w:author="Anu Anu" w:id="95" w:date="2026-09-23T11:52:04Z">
                    <w:r w:rsidDel="00000000" w:rsidR="00000000" w:rsidRPr="00000000">
                      <w:rPr>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w:delText>
                    </w:r>
                  </w:del>
                </w:ins>
              </w:sdtContent>
            </w:sdt>
            <w:ins w:author="Anonymous" w:id="18" w:date="2026-09-23T05:57:16Z">
              <w:del w:author="Anu Anu" w:id="95" w:date="2026-09-23T11:52:04Z"/>
            </w:ins>
          </w:sdtContent>
        </w:sdt>
        <w:sdt>
          <w:sdtPr>
            <w:id w:val="544808364"/>
            <w:tag w:val="goog_rdk_2076"/>
          </w:sdtPr>
          <w:sdtContent>
            <w:ins w:author="Kayalvizhi Velmurugan" w:id="100" w:date="2026-09-23T08:05:30Z">
              <w:sdt>
                <w:sdtPr>
                  <w:id w:val="-590644796"/>
                  <w:tag w:val="goog_rdk_2077"/>
                </w:sdtPr>
                <w:sdtContent>
                  <w:del w:author="Anu Anu" w:id="95" w:date="2026-09-23T11:52:04Z"/>
                </w:sdtContent>
              </w:sdt>
            </w:ins>
            <w:sdt>
              <w:sdtPr>
                <w:id w:val="-577426990"/>
                <w:tag w:val="goog_rdk_2078"/>
              </w:sdtPr>
              <w:sdtContent>
                <w:ins w:author="Kayalvizhi Velmurugan" w:id="100" w:date="2026-09-23T08:05:30Z">
                  <w:del w:author="Anu Anu" w:id="95" w:date="2026-09-23T11:52:04Z">
                    <w:r w:rsidDel="00000000" w:rsidR="00000000" w:rsidRPr="00000000">
                      <w:rPr>
                        <w:rFonts w:ascii="Cambria" w:cs="Cambria" w:eastAsia="Cambria" w:hAnsi="Cambria"/>
                        <w:sz w:val="24"/>
                        <w:szCs w:val="24"/>
                        <w:rtl w:val="0"/>
                        <w:rPrChange w:author="Kayalvizhi Velmurugan" w:id="101" w:date="2026-09-23T08:05: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m</w:delText>
                    </w:r>
                  </w:del>
                </w:ins>
              </w:sdtContent>
            </w:sdt>
            <w:ins w:author="Kayalvizhi Velmurugan" w:id="100" w:date="2026-09-23T08:05:30Z">
              <w:del w:author="Anu Anu" w:id="95" w:date="2026-09-23T11:52:04Z"/>
            </w:ins>
          </w:sdtContent>
        </w:sdt>
        <w:sdt>
          <w:sdtPr>
            <w:id w:val="-125314267"/>
            <w:tag w:val="goog_rdk_2079"/>
          </w:sdtPr>
          <w:sdtContent>
            <w:ins w:author="Anonymous" w:id="18" w:date="2026-09-23T05:57:16Z">
              <w:sdt>
                <w:sdtPr>
                  <w:id w:val="-681035484"/>
                  <w:tag w:val="goog_rdk_2080"/>
                </w:sdtPr>
                <w:sdtContent>
                  <w:del w:author="Anu Anu" w:id="95" w:date="2026-09-23T11:52:04Z"/>
                </w:sdtContent>
              </w:sdt>
            </w:ins>
            <w:sdt>
              <w:sdtPr>
                <w:id w:val="-1201165034"/>
                <w:tag w:val="goog_rdk_2081"/>
              </w:sdtPr>
              <w:sdtContent>
                <w:ins w:author="Anonymous" w:id="18" w:date="2026-09-23T05:57:16Z">
                  <w:del w:author="Anu Anu" w:id="95" w:date="2026-09-23T11:52:04Z">
                    <w:r w:rsidDel="00000000" w:rsidR="00000000" w:rsidRPr="00000000">
                      <w:rPr>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tab/>
                      <w:tab/>
                      <w:tab/>
                      <w:delText xml:space="preserve">Q</w:delText>
                    </w:r>
                  </w:del>
                </w:ins>
              </w:sdtContent>
            </w:sdt>
            <w:ins w:author="Anonymous" w:id="18" w:date="2026-09-23T05:57:16Z">
              <w:del w:author="Anu Anu" w:id="95" w:date="2026-09-23T11:52:04Z"/>
            </w:ins>
          </w:sdtContent>
        </w:sdt>
        <w:sdt>
          <w:sdtPr>
            <w:id w:val="-288138276"/>
            <w:tag w:val="goog_rdk_2082"/>
          </w:sdtPr>
          <w:sdtContent>
            <w:ins w:author="Kayalvizhi Velmurugan" w:id="94" w:date="2026-09-23T08:18:09Z">
              <w:sdt>
                <w:sdtPr>
                  <w:id w:val="-394856997"/>
                  <w:tag w:val="goog_rdk_2083"/>
                </w:sdtPr>
                <w:sdtContent>
                  <w:del w:author="Anu Anu" w:id="95" w:date="2026-09-23T11:52:04Z"/>
                </w:sdtContent>
              </w:sdt>
            </w:ins>
            <w:sdt>
              <w:sdtPr>
                <w:id w:val="594630575"/>
                <w:tag w:val="goog_rdk_2084"/>
              </w:sdtPr>
              <w:sdtContent>
                <w:ins w:author="Kayalvizhi Velmurugan" w:id="94" w:date="2026-09-23T08:18:09Z">
                  <w:del w:author="Anu Anu" w:id="95" w:date="2026-09-23T11:52:04Z">
                    <w:r w:rsidDel="00000000" w:rsidR="00000000" w:rsidRPr="00000000">
                      <w:rPr>
                        <w:rFonts w:ascii="Cambria" w:cs="Cambria" w:eastAsia="Cambria" w:hAnsi="Cambria"/>
                        <w:sz w:val="24"/>
                        <w:szCs w:val="24"/>
                        <w:rtl w:val="0"/>
                        <w:rPrChange w:author="Kayalvizhi Velmurugan" w:id="96" w:date="2026-09-23T08:18:09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m.,dfkk</w:delText>
                    </w:r>
                  </w:del>
                </w:ins>
              </w:sdtContent>
            </w:sdt>
            <w:ins w:author="Kayalvizhi Velmurugan" w:id="94" w:date="2026-09-23T08:18:09Z">
              <w:del w:author="Anu Anu" w:id="95" w:date="2026-09-23T11:52:04Z">
                <w:sdt>
                  <w:sdtPr>
                    <w:id w:val="-132520054"/>
                    <w:tag w:val="goog_rdk_2085"/>
                  </w:sdtPr>
                  <w:sdtContent>
                    <w:r w:rsidDel="00000000" w:rsidR="00000000" w:rsidRPr="00000000">
                      <w:rPr>
                        <w:rtl w:val="0"/>
                      </w:rPr>
                    </w:r>
                  </w:sdtContent>
                </w:sdt>
              </w:del>
            </w:ins>
          </w:sdtContent>
        </w:sdt>
      </w:p>
    </w:sdtContent>
  </w:sdt>
  <w:sdt>
    <w:sdtPr>
      <w:id w:val="-1610889907"/>
      <w:tag w:val="goog_rdk_2098"/>
    </w:sdtPr>
    <w:sdtContent>
      <w:p w:rsidR="00000000" w:rsidDel="00000000" w:rsidP="00000000" w:rsidRDefault="00000000" w:rsidRPr="00000000" w14:paraId="000001D6">
        <w:pPr>
          <w:numPr>
            <w:ilvl w:val="0"/>
            <w:numId w:val="5"/>
          </w:numPr>
          <w:tabs>
            <w:tab w:val="center" w:leader="none" w:pos="4513"/>
            <w:tab w:val="right" w:leader="none" w:pos="9026"/>
          </w:tabs>
          <w:spacing w:after="0" w:afterAutospacing="0" w:lineRule="auto"/>
          <w:ind w:left="-1695" w:right="-561.2598425196836" w:firstLine="0"/>
          <w:jc w:val="center"/>
          <w:rPr>
            <w:ins w:author="Kayalvizhi Velmurugan" w:id="104" w:date="2026-09-23T08:21:38Z"/>
            <w:del w:author="Kayalvizhi Velmurugan" w:id="21" w:date="2026-09-23T08:22:17Z"/>
          </w:rPr>
          <w:pPrChange w:author="Abdul Hakkim" w:id="0" w:date="2026-09-23T08:42:21Z">
            <w:pPr>
              <w:numPr>
                <w:ilvl w:val="0"/>
                <w:numId w:val="5"/>
              </w:numPr>
              <w:tabs>
                <w:tab w:val="center" w:leader="none" w:pos="4513"/>
                <w:tab w:val="right" w:leader="none" w:pos="9026"/>
              </w:tabs>
              <w:spacing w:after="280" w:lineRule="auto"/>
              <w:ind w:left="-1695" w:right="-561.2598425196836" w:firstLine="0"/>
              <w:jc w:val="center"/>
            </w:pPr>
          </w:pPrChange>
        </w:pPr>
        <w:sdt>
          <w:sdtPr>
            <w:id w:val="1966838859"/>
            <w:tag w:val="goog_rdk_2089"/>
          </w:sdtPr>
          <w:sdtContent>
            <w:ins w:author="Anonymous" w:id="18" w:date="2026-09-23T05:57:16Z">
              <w:sdt>
                <w:sdtPr>
                  <w:id w:val="-1198436499"/>
                  <w:tag w:val="goog_rdk_2090"/>
                </w:sdtPr>
                <w:sdtContent>
                  <w:del w:author="Abdul Hakkim" w:id="103" w:date="2026-09-23T08:42:20Z"/>
                </w:sdtContent>
              </w:sdt>
            </w:ins>
            <w:sdt>
              <w:sdtPr>
                <w:id w:val="-780508415"/>
                <w:tag w:val="goog_rdk_2091"/>
              </w:sdtPr>
              <w:sdtContent>
                <w:ins w:author="Anonymous" w:id="18" w:date="2026-09-23T05:57:16Z">
                  <w:del w:author="Abdul Hakkim" w:id="103" w:date="2026-09-23T08:42:20Z">
                    <w:r w:rsidDel="00000000" w:rsidR="00000000" w:rsidRPr="00000000">
                      <w:rPr>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r>
                  </w:del>
                </w:ins>
              </w:sdtContent>
            </w:sdt>
            <w:ins w:author="Anonymous" w:id="18" w:date="2026-09-23T05:57:16Z">
              <w:del w:author="Abdul Hakkim" w:id="103" w:date="2026-09-23T08:42:20Z"/>
              <w:sdt>
                <w:sdtPr>
                  <w:id w:val="-1386721865"/>
                  <w:tag w:val="goog_rdk_2092"/>
                </w:sdtPr>
                <w:sdtContent>
                  <w:del w:author="Kayalvizhi Velmurugan" w:id="21" w:date="2026-09-23T08:22:17Z">
                    <w:sdt>
                      <w:sdtPr>
                        <w:id w:val="-1804952518"/>
                        <w:tag w:val="goog_rdk_2093"/>
                      </w:sdtPr>
                      <w:sdtContent>
                        <w:r w:rsidDel="00000000" w:rsidR="00000000" w:rsidRPr="00000000">
                          <w:rPr>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ab/>
                        </w:r>
                      </w:sdtContent>
                    </w:sdt>
                  </w:del>
                </w:sdtContent>
              </w:sdt>
            </w:ins>
          </w:sdtContent>
        </w:sdt>
        <w:sdt>
          <w:sdtPr>
            <w:id w:val="-1541569153"/>
            <w:tag w:val="goog_rdk_2094"/>
          </w:sdtPr>
          <w:sdtContent>
            <w:ins w:author="Kayalvizhi Velmurugan" w:id="104" w:date="2026-09-23T08:21:38Z">
              <w:sdt>
                <w:sdtPr>
                  <w:id w:val="1564551447"/>
                  <w:tag w:val="goog_rdk_2095"/>
                </w:sdtPr>
                <w:sdtContent>
                  <w:del w:author="Kayalvizhi Velmurugan" w:id="21" w:date="2026-09-23T08:22:17Z"/>
                </w:sdtContent>
              </w:sdt>
            </w:ins>
            <w:sdt>
              <w:sdtPr>
                <w:id w:val="-1718268217"/>
                <w:tag w:val="goog_rdk_2096"/>
              </w:sdtPr>
              <w:sdtContent>
                <w:ins w:author="Kayalvizhi Velmurugan" w:id="104" w:date="2026-09-23T08:21:38Z">
                  <w:del w:author="Kayalvizhi Velmurugan" w:id="21" w:date="2026-09-23T08:22:17Z">
                    <w:r w:rsidDel="00000000" w:rsidR="00000000" w:rsidRPr="00000000">
                      <w:rPr>
                        <w:rFonts w:ascii="Cambria" w:cs="Cambria" w:eastAsia="Cambria" w:hAnsi="Cambria"/>
                        <w:sz w:val="24"/>
                        <w:szCs w:val="24"/>
                        <w:rtl w:val="0"/>
                        <w:rPrChange w:author="Kayalvizhi Velmurugan" w:id="105" w:date="2026-09-23T08:21:38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fkkm.,dfkk</w:delText>
                    </w:r>
                  </w:del>
                </w:ins>
              </w:sdtContent>
            </w:sdt>
            <w:ins w:author="Kayalvizhi Velmurugan" w:id="104" w:date="2026-09-23T08:21:38Z">
              <w:del w:author="Kayalvizhi Velmurugan" w:id="21" w:date="2026-09-23T08:22:17Z">
                <w:sdt>
                  <w:sdtPr>
                    <w:id w:val="-1388352566"/>
                    <w:tag w:val="goog_rdk_2097"/>
                  </w:sdtPr>
                  <w:sdtContent>
                    <w:r w:rsidDel="00000000" w:rsidR="00000000" w:rsidRPr="00000000">
                      <w:rPr>
                        <w:rtl w:val="0"/>
                      </w:rPr>
                    </w:r>
                  </w:sdtContent>
                </w:sdt>
              </w:del>
            </w:ins>
          </w:sdtContent>
        </w:sdt>
      </w:p>
    </w:sdtContent>
  </w:sdt>
  <w:sdt>
    <w:sdtPr>
      <w:id w:val="575804321"/>
      <w:tag w:val="goog_rdk_2108"/>
    </w:sdtPr>
    <w:sdtContent>
      <w:p w:rsidR="00000000" w:rsidDel="00000000" w:rsidP="00000000" w:rsidRDefault="00000000" w:rsidRPr="00000000" w14:paraId="000001D7">
        <w:pPr>
          <w:numPr>
            <w:ilvl w:val="0"/>
            <w:numId w:val="5"/>
          </w:numPr>
          <w:tabs>
            <w:tab w:val="center" w:leader="none" w:pos="4513"/>
            <w:tab w:val="right" w:leader="none" w:pos="9026"/>
          </w:tabs>
          <w:spacing w:after="0" w:afterAutospacing="0" w:lineRule="auto"/>
          <w:ind w:left="-1695" w:right="-561.2598425196836" w:firstLine="0"/>
          <w:jc w:val="center"/>
          <w:rPr>
            <w:ins w:author="Yethu Yethu" w:id="11" w:date="2026-09-23T07:13:49Z"/>
            <w:del w:author="Kayalvizhi Velmurugan" w:id="21" w:date="2026-09-23T08:22:17Z"/>
          </w:rPr>
        </w:pPr>
        <w:sdt>
          <w:sdtPr>
            <w:id w:val="1709783641"/>
            <w:tag w:val="goog_rdk_2099"/>
          </w:sdtPr>
          <w:sdtContent>
            <w:ins w:author="Kayalvizhi Velmurugan" w:id="104" w:date="2026-09-23T08:21:38Z">
              <w:sdt>
                <w:sdtPr>
                  <w:id w:val="1300517760"/>
                  <w:tag w:val="goog_rdk_2100"/>
                </w:sdtPr>
                <w:sdtContent>
                  <w:del w:author="Kayalvizhi Velmurugan" w:id="21" w:date="2026-09-23T08:22:17Z"/>
                </w:sdtContent>
              </w:sdt>
            </w:ins>
            <w:sdt>
              <w:sdtPr>
                <w:id w:val="-290831540"/>
                <w:tag w:val="goog_rdk_2101"/>
              </w:sdtPr>
              <w:sdtContent>
                <w:ins w:author="Kayalvizhi Velmurugan" w:id="104" w:date="2026-09-23T08:21:38Z">
                  <w:del w:author="Kayalvizhi Velmurugan" w:id="21" w:date="2026-09-23T08:22:17Z">
                    <w:r w:rsidDel="00000000" w:rsidR="00000000" w:rsidRPr="00000000">
                      <w:rPr>
                        <w:rtl w:val="0"/>
                        <w:rPrChange w:author="Kayalvizhi Velmurugan" w:id="105" w:date="2026-09-23T08:21:38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``m</w:delText>
                    </w:r>
                  </w:del>
                </w:ins>
              </w:sdtContent>
            </w:sdt>
            <w:ins w:author="Kayalvizhi Velmurugan" w:id="104" w:date="2026-09-23T08:21:38Z">
              <w:del w:author="Kayalvizhi Velmurugan" w:id="21" w:date="2026-09-23T08:22:17Z"/>
            </w:ins>
          </w:sdtContent>
        </w:sdt>
        <w:sdt>
          <w:sdtPr>
            <w:id w:val="-389412970"/>
            <w:tag w:val="goog_rdk_2102"/>
          </w:sdtPr>
          <w:sdtContent>
            <w:ins w:author="Anonymous" w:id="18" w:date="2026-09-23T05:57:16Z">
              <w:sdt>
                <w:sdtPr>
                  <w:id w:val="1392943749"/>
                  <w:tag w:val="goog_rdk_2103"/>
                </w:sdtPr>
                <w:sdtContent>
                  <w:del w:author="Kayalvizhi Velmurugan" w:id="21" w:date="2026-09-23T08:22:17Z"/>
                </w:sdtContent>
              </w:sdt>
            </w:ins>
            <w:sdt>
              <w:sdtPr>
                <w:id w:val="-242047471"/>
                <w:tag w:val="goog_rdk_2104"/>
              </w:sdtPr>
              <w:sdtContent>
                <w:ins w:author="Anonymous" w:id="18" w:date="2026-09-23T05:57:16Z">
                  <w:del w:author="Kayalvizhi Velmurugan" w:id="21" w:date="2026-09-23T08:22:17Z">
                    <w:r w:rsidDel="00000000" w:rsidR="00000000" w:rsidRPr="00000000">
                      <w:rPr>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ab/>
                      <w:delText xml:space="preserve">=</w:delText>
                      <w:tab/>
                      <w:tab/>
                      <w:tab/>
                      <w:tab/>
                      <w:tab/>
                      <w:tab/>
                      <w:tab/>
                      <w:tab/>
                      <w:tab/>
                      <w:tab/>
                      <w:tab/>
                      <w:tab/>
                      <w:tab/>
                      <w:tab/>
                      <w:tab/>
                      <w:tab/>
                      <w:tab/>
                      <w:tab/>
                      <w:tab/>
                      <w:tab/>
                    </w:r>
                  </w:del>
                </w:ins>
              </w:sdtContent>
            </w:sdt>
            <w:ins w:author="Anonymous" w:id="18" w:date="2026-09-23T05:57:16Z">
              <w:del w:author="Kayalvizhi Velmurugan" w:id="21" w:date="2026-09-23T08:22:17Z"/>
            </w:ins>
          </w:sdtContent>
        </w:sdt>
        <w:sdt>
          <w:sdtPr>
            <w:id w:val="404844445"/>
            <w:tag w:val="goog_rdk_2105"/>
          </w:sdtPr>
          <w:sdtContent>
            <w:ins w:author="Yethu Yethu" w:id="11" w:date="2026-09-23T07:13:49Z">
              <w:sdt>
                <w:sdtPr>
                  <w:id w:val="1301826859"/>
                  <w:tag w:val="goog_rdk_2106"/>
                </w:sdtPr>
                <w:sdtContent>
                  <w:del w:author="Kayalvizhi Velmurugan" w:id="21" w:date="2026-09-23T08:22:17Z"/>
                </w:sdtContent>
              </w:sdt>
            </w:ins>
            <w:sdt>
              <w:sdtPr>
                <w:id w:val="-1822405456"/>
                <w:tag w:val="goog_rdk_2107"/>
              </w:sdtPr>
              <w:sdtContent>
                <w:ins w:author="Yethu Yethu" w:id="11" w:date="2026-09-23T07:13:49Z">
                  <w:del w:author="Kayalvizhi Velmurugan" w:id="21" w:date="2026-09-23T08:22:17Z">
                    <w:r w:rsidDel="00000000" w:rsidR="00000000" w:rsidRPr="00000000">
                      <w:rPr>
                        <w:rtl w:val="0"/>
                      </w:rPr>
                    </w:r>
                  </w:del>
                </w:ins>
              </w:sdtContent>
            </w:sdt>
            <w:ins w:author="Yethu Yethu" w:id="11" w:date="2026-09-23T07:13:49Z">
              <w:del w:author="Kayalvizhi Velmurugan" w:id="21" w:date="2026-09-23T08:22:17Z"/>
            </w:ins>
          </w:sdtContent>
        </w:sdt>
      </w:p>
    </w:sdtContent>
  </w:sdt>
  <w:sdt>
    <w:sdtPr>
      <w:id w:val="778287062"/>
      <w:tag w:val="goog_rdk_2115"/>
    </w:sdtPr>
    <w:sdtContent>
      <w:p w:rsidR="00000000" w:rsidDel="00000000" w:rsidP="00000000" w:rsidRDefault="00000000" w:rsidRPr="00000000" w14:paraId="000001D8">
        <w:pPr>
          <w:numPr>
            <w:ilvl w:val="0"/>
            <w:numId w:val="5"/>
          </w:numPr>
          <w:tabs>
            <w:tab w:val="center" w:leader="none" w:pos="4513"/>
            <w:tab w:val="right" w:leader="none" w:pos="9026"/>
          </w:tabs>
          <w:spacing w:after="0" w:afterAutospacing="0" w:lineRule="auto"/>
          <w:ind w:left="-1695" w:right="-561.2598425196836" w:firstLine="0"/>
          <w:jc w:val="center"/>
          <w:rPr>
            <w:ins w:author="Anonymous" w:id="108" w:date="2026-09-23T09:31:14Z"/>
            <w:del w:author="Kayalvizhi Velmurugan" w:id="21" w:date="2026-09-23T08:22:17Z"/>
          </w:rPr>
        </w:pPr>
        <w:sdt>
          <w:sdtPr>
            <w:id w:val="-1407179351"/>
            <w:tag w:val="goog_rdk_2109"/>
          </w:sdtPr>
          <w:sdtContent>
            <w:ins w:author="Yethu Yethu" w:id="11" w:date="2026-09-23T07:13:49Z">
              <w:sdt>
                <w:sdtPr>
                  <w:id w:val="-792146858"/>
                  <w:tag w:val="goog_rdk_2110"/>
                </w:sdtPr>
                <w:sdtContent>
                  <w:del w:author="Kayalvizhi Velmurugan" w:id="21" w:date="2026-09-23T08:22:17Z"/>
                </w:sdtContent>
              </w:sdt>
            </w:ins>
            <w:sdt>
              <w:sdtPr>
                <w:id w:val="95791145"/>
                <w:tag w:val="goog_rdk_2111"/>
              </w:sdtPr>
              <w:sdtContent>
                <w:ins w:author="Yethu Yethu" w:id="11" w:date="2026-09-23T07:13:49Z">
                  <w:del w:author="Kayalvizhi Velmurugan" w:id="21" w:date="2026-09-23T08:22:17Z">
                    <w:r w:rsidDel="00000000" w:rsidR="00000000" w:rsidRPr="00000000">
                      <w:rPr>
                        <w:rtl w:val="0"/>
                        <w:rPrChange w:author="Yethu Yethu" w:id="107" w:date="2026-09-23T07:13:49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w:delText>
                      <w:tab/>
                      <w:tab/>
                      <w:tab/>
                      <w:tab/>
                      <w:tab/>
                      <w:tab/>
                      <w:delText xml:space="preserve">Q</w:delText>
                      <w:tab/>
                      <w:tab/>
                      <w:tab/>
                      <w:tab/>
                      <w:tab/>
                      <w:delText xml:space="preserve">=</w:delText>
                      <w:tab/>
                      <w:tab/>
                      <w:tab/>
                      <w:tab/>
                      <w:tab/>
                      <w:tab/>
                      <w:tab/>
                      <w:tab/>
                      <w:tab/>
                      <w:tab/>
                      <w:tab/>
                      <w:tab/>
                    </w:r>
                  </w:del>
                </w:ins>
              </w:sdtContent>
            </w:sdt>
            <w:ins w:author="Yethu Yethu" w:id="11" w:date="2026-09-23T07:13:49Z">
              <w:del w:author="Kayalvizhi Velmurugan" w:id="21" w:date="2026-09-23T08:22:17Z"/>
            </w:ins>
          </w:sdtContent>
        </w:sdt>
        <w:sdt>
          <w:sdtPr>
            <w:id w:val="155685680"/>
            <w:tag w:val="goog_rdk_2112"/>
          </w:sdtPr>
          <w:sdtContent>
            <w:ins w:author="Anonymous" w:id="108" w:date="2026-09-23T09:31:14Z">
              <w:sdt>
                <w:sdtPr>
                  <w:id w:val="-494458687"/>
                  <w:tag w:val="goog_rdk_2113"/>
                </w:sdtPr>
                <w:sdtContent>
                  <w:del w:author="Kayalvizhi Velmurugan" w:id="21" w:date="2026-09-23T08:22:17Z"/>
                </w:sdtContent>
              </w:sdt>
            </w:ins>
            <w:sdt>
              <w:sdtPr>
                <w:id w:val="1836525748"/>
                <w:tag w:val="goog_rdk_2114"/>
              </w:sdtPr>
              <w:sdtContent>
                <w:ins w:author="Anonymous" w:id="108" w:date="2026-09-23T09:31:14Z">
                  <w:del w:author="Kayalvizhi Velmurugan" w:id="21" w:date="2026-09-23T08:22:17Z">
                    <w:r w:rsidDel="00000000" w:rsidR="00000000" w:rsidRPr="00000000">
                      <w:rPr>
                        <w:rtl w:val="0"/>
                      </w:rPr>
                    </w:r>
                  </w:del>
                </w:ins>
              </w:sdtContent>
            </w:sdt>
            <w:ins w:author="Anonymous" w:id="108" w:date="2026-09-23T09:31:14Z">
              <w:del w:author="Kayalvizhi Velmurugan" w:id="21" w:date="2026-09-23T08:22:17Z"/>
            </w:ins>
          </w:sdtContent>
        </w:sdt>
      </w:p>
    </w:sdtContent>
  </w:sdt>
  <w:sdt>
    <w:sdtPr>
      <w:id w:val="355973589"/>
      <w:tag w:val="goog_rdk_2131"/>
    </w:sdtPr>
    <w:sdtContent>
      <w:p w:rsidR="00000000" w:rsidDel="00000000" w:rsidP="00000000" w:rsidRDefault="00000000" w:rsidRPr="00000000" w14:paraId="000001D9">
        <w:pPr>
          <w:numPr>
            <w:ilvl w:val="0"/>
            <w:numId w:val="5"/>
          </w:numPr>
          <w:tabs>
            <w:tab w:val="center" w:leader="none" w:pos="4513"/>
            <w:tab w:val="right" w:leader="none" w:pos="9026"/>
          </w:tabs>
          <w:spacing w:after="280" w:lineRule="auto"/>
          <w:ind w:left="-1695" w:right="-561.2598425196836" w:firstLine="0"/>
          <w:jc w:val="center"/>
          <w:rPr>
            <w:ins w:author="Anonymous" w:id="18" w:date="2026-09-23T05:57:16Z"/>
          </w:rPr>
        </w:pPr>
        <w:sdt>
          <w:sdtPr>
            <w:id w:val="2030004724"/>
            <w:tag w:val="goog_rdk_2118"/>
          </w:sdtPr>
          <w:sdtContent>
            <w:ins w:author="Yethu Yethu" w:id="11" w:date="2026-09-23T07:13:49Z">
              <w:sdt>
                <w:sdtPr>
                  <w:id w:val="1187677000"/>
                  <w:tag w:val="goog_rdk_2119"/>
                </w:sdtPr>
                <w:sdtContent>
                  <w:del w:author="Kayalvizhi Velmurugan" w:id="21" w:date="2026-09-23T08:22:17Z"/>
                </w:sdtContent>
              </w:sdt>
            </w:ins>
            <w:sdt>
              <w:sdtPr>
                <w:id w:val="-252663001"/>
                <w:tag w:val="goog_rdk_2120"/>
              </w:sdtPr>
              <w:sdtContent>
                <w:ins w:author="Yethu Yethu" w:id="11" w:date="2026-09-23T07:13:49Z">
                  <w:del w:author="Kayalvizhi Velmurugan" w:id="21" w:date="2026-09-23T08:22:17Z">
                    <w:r w:rsidDel="00000000" w:rsidR="00000000" w:rsidRPr="00000000">
                      <w:rPr>
                        <w:rtl w:val="0"/>
                        <w:rPrChange w:author="Yethu Yethu" w:id="107" w:date="2026-09-23T07:13:49Z">
                          <w:rPr>
                            <w:rFonts w:ascii="Cambria" w:cs="Cambria" w:eastAsia="Cambria" w:hAnsi="Cambria"/>
                            <w:b w:val="0"/>
                            <w:bCs w:val="0"/>
                            <w:i w:val="0"/>
                            <w:iCs w:val="0"/>
                            <w:smallCaps w:val="0"/>
                            <w:strike w:val="0"/>
                            <w:color w:val="000000"/>
                            <w:sz w:val="24"/>
                            <w:szCs w:val="24"/>
                            <w:u w:val="none"/>
                            <w:shd w:fill="auto" w:val="clear"/>
                            <w:vertAlign w:val="baseline"/>
                          </w:rPr>
                        </w:rPrChange>
                      </w:rPr>
                      <w:tab/>
                    </w:r>
                  </w:del>
                </w:ins>
              </w:sdtContent>
            </w:sdt>
            <w:ins w:author="Yethu Yethu" w:id="11" w:date="2026-09-23T07:13:49Z">
              <w:del w:author="Kayalvizhi Velmurugan" w:id="21" w:date="2026-09-23T08:22:17Z"/>
              <w:sdt>
                <w:sdtPr>
                  <w:id w:val="-431202747"/>
                  <w:tag w:val="goog_rdk_2121"/>
                </w:sdtPr>
                <w:sdtContent>
                  <w:r w:rsidDel="00000000" w:rsidR="00000000" w:rsidRPr="00000000">
                    <w:rPr>
                      <w:rtl w:val="0"/>
                      <w:rPrChange w:author="Yethu Yethu" w:id="107" w:date="2026-09-23T07:13:49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r>
                </w:sdtContent>
              </w:sdt>
            </w:ins>
          </w:sdtContent>
        </w:sdt>
        <w:sdt>
          <w:sdtPr>
            <w:id w:val="2129644685"/>
            <w:tag w:val="goog_rdk_2122"/>
          </w:sdtPr>
          <w:sdtContent>
            <w:ins w:author="Velmurugan Mithra" w:id="110" w:date="2026-09-23T07:33:20Z">
              <w:r w:rsidDel="00000000" w:rsidR="00000000" w:rsidRPr="00000000">
                <w:rPr>
                  <w:rFonts w:ascii="Cambria" w:cs="Cambria" w:eastAsia="Cambria" w:hAnsi="Cambria"/>
                  <w:b w:val="1"/>
                  <w:bCs w:val="1"/>
                  <w:sz w:val="24"/>
                  <w:szCs w:val="24"/>
                  <w:rPrChange w:author="Velmurugan Mithra" w:id="111" w:date="2026-09-23T07:33:2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1200" cy="4546600"/>
                    <wp:effectExtent b="0" l="0" r="0" t="0"/>
                    <wp:docPr id="185" name="image15.png"/>
                    <a:graphic>
                      <a:graphicData uri="http://schemas.openxmlformats.org/drawingml/2006/picture">
                        <pic:pic>
                          <pic:nvPicPr>
                            <pic:cNvPr id="0" name="image15.png"/>
                            <pic:cNvPicPr preferRelativeResize="0"/>
                          </pic:nvPicPr>
                          <pic:blipFill>
                            <a:blip r:embed="rId2"/>
                            <a:srcRect b="-4207" l="2152" r="0" t="6359"/>
                            <a:stretch>
                              <a:fillRect/>
                            </a:stretch>
                          </pic:blipFill>
                          <pic:spPr>
                            <a:xfrm>
                              <a:off x="0" y="0"/>
                              <a:ext cx="5731200" cy="4546600"/>
                            </a:xfrm>
                            <a:prstGeom prst="rect"/>
                            <a:ln/>
                          </pic:spPr>
                        </pic:pic>
                      </a:graphicData>
                    </a:graphic>
                  </wp:inline>
                </w:drawing>
              </w:r>
            </w:ins>
          </w:sdtContent>
        </w:sdt>
        <w:sdt>
          <w:sdtPr>
            <w:id w:val="953418459"/>
            <w:tag w:val="goog_rdk_2123"/>
          </w:sdtPr>
          <w:sdtContent>
            <w:ins w:author="Yethu Yethu" w:id="11" w:date="2026-09-23T07:13:49Z"/>
            <w:sdt>
              <w:sdtPr>
                <w:id w:val="292354549"/>
                <w:tag w:val="goog_rdk_2124"/>
              </w:sdtPr>
              <w:sdtContent>
                <w:ins w:author="Yethu Yethu" w:id="11" w:date="2026-09-23T07:13:49Z">
                  <w:r w:rsidDel="00000000" w:rsidR="00000000" w:rsidRPr="00000000">
                    <w:rPr>
                      <w:rtl w:val="0"/>
                      <w:rPrChange w:author="Yethu Yethu" w:id="107" w:date="2026-09-23T07:13:49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tab/>
                    <w:tab/>
                    <w:tab/>
                    <w:tab/>
                    <w:tab/>
                    <w:tab/>
                    <w:tab/>
                    <w:tab/>
                    <w:tab/>
                    <w:tab/>
                    <w:tab/>
                    <w:tab/>
                    <w:tab/>
                    <w:tab/>
                    <w:tab/>
                    <w:tab/>
                    <w:tab/>
                    <w:tab/>
                    <w:t xml:space="preserve">-  n-</w:t>
                  </w:r>
                </w:ins>
              </w:sdtContent>
            </w:sdt>
            <w:ins w:author="Yethu Yethu" w:id="11" w:date="2026-09-23T07:13:49Z">
              <w:sdt>
                <w:sdtPr>
                  <w:id w:val="-41755334"/>
                  <w:tag w:val="goog_rdk_2125"/>
                </w:sdtPr>
                <w:sdtContent>
                  <w:r w:rsidDel="00000000" w:rsidR="00000000" w:rsidRPr="00000000">
                    <w:rPr>
                      <w:rtl w:val="0"/>
                      <w:rPrChange w:author="Yethu Yethu" w:id="107" w:date="2026-09-23T07:13:49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PocketSmart AI: Your Smart Budget &amp; Recomme</w:t>
                  </w:r>
                </w:sdtContent>
              </w:sdt>
            </w:ins>
          </w:sdtContent>
        </w:sdt>
        <w:sdt>
          <w:sdtPr>
            <w:id w:val="1910724615"/>
            <w:tag w:val="goog_rdk_2126"/>
          </w:sdtPr>
          <w:sdtContent>
            <w:ins w:author="Anonymous" w:id="18" w:date="2026-09-23T05:57:16Z"/>
            <w:sdt>
              <w:sdtPr>
                <w:id w:val="1851817578"/>
                <w:tag w:val="goog_rdk_2127"/>
              </w:sdtPr>
              <w:sdtContent>
                <w:ins w:author="Anonymous" w:id="18" w:date="2026-09-23T05:57:16Z">
                  <w:r w:rsidDel="00000000" w:rsidR="00000000" w:rsidRPr="00000000">
                    <w:rPr>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tab/>
                    <w:tab/>
                    <w:tab/>
                    <w:tab/>
                    <w:tab/>
                    <w:tab/>
                    <w:tab/>
                    <w:tab/>
                    <w:tab/>
                    <w:tab/>
                    <w:tab/>
                    <w:tab/>
                    <w:tab/>
                    <w:tab/>
                    <w:t xml:space="preserve">-  n-</w:t>
                  </w:r>
                </w:ins>
              </w:sdtContent>
            </w:sdt>
            <w:ins w:author="Anonymous" w:id="18" w:date="2026-09-23T05:57:16Z">
              <w:sdt>
                <w:sdtPr>
                  <w:id w:val="-1157536904"/>
                  <w:tag w:val="goog_rdk_2128"/>
                </w:sdtPr>
                <w:sdtContent>
                  <w:r w:rsidDel="00000000" w:rsidR="00000000" w:rsidRPr="00000000">
                    <w:rPr>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PocketSmart AI: Your Smart Budget &amp; Recommendation Assistant</w:t>
                  </w:r>
                </w:sdtContent>
              </w:sdt>
              <w:sdt>
                <w:sdtPr>
                  <w:id w:val="200336823"/>
                  <w:tag w:val="goog_rdk_2129"/>
                </w:sdtPr>
                <w:sdtContent>
                  <w:r w:rsidDel="00000000" w:rsidR="00000000" w:rsidRPr="00000000">
                    <w:rPr>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t>
                  </w:r>
                </w:sdtContent>
              </w:sdt>
              <w:sdt>
                <w:sdtPr>
                  <w:id w:val="362670861"/>
                  <w:tag w:val="goog_rdk_2130"/>
                </w:sdtPr>
                <w:sdtContent>
                  <w:r w:rsidDel="00000000" w:rsidR="00000000" w:rsidRPr="00000000">
                    <w:rPr>
                      <w:u w:val="single"/>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Gen AI powered budget —</w:t>
                  </w:r>
                </w:sdtContent>
              </w:sdt>
            </w:ins>
          </w:sdtContent>
        </w:sdt>
      </w:p>
    </w:sdtContent>
  </w:sdt>
  <w:sdt>
    <w:sdtPr>
      <w:id w:val="532373556"/>
      <w:tag w:val="goog_rdk_2136"/>
    </w:sdtPr>
    <w:sdtContent>
      <w:p w:rsidR="00000000" w:rsidDel="00000000" w:rsidP="00000000" w:rsidRDefault="00000000" w:rsidRPr="00000000" w14:paraId="000001DA">
        <w:pPr>
          <w:tabs>
            <w:tab w:val="center" w:leader="none" w:pos="4513"/>
            <w:tab w:val="right" w:leader="none" w:pos="9026"/>
          </w:tabs>
          <w:spacing w:after="280" w:lineRule="auto"/>
          <w:ind w:left="720" w:right="-561.2598425196836" w:firstLine="0"/>
          <w:jc w:val="center"/>
          <w:rPr>
            <w:ins w:author="Anonymous" w:id="18" w:date="2026-09-23T05:57:16Z"/>
            <w:u w:val="single"/>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447391591"/>
            <w:tag w:val="goog_rdk_2132"/>
          </w:sdtPr>
          <w:sdtContent>
            <w:ins w:author="Anonymous" w:id="18" w:date="2026-09-23T05:57:16Z"/>
            <w:sdt>
              <w:sdtPr>
                <w:id w:val="-870700766"/>
                <w:tag w:val="goog_rdk_2133"/>
              </w:sdtPr>
              <w:sdtContent>
                <w:ins w:author="Anonymous" w:id="18" w:date="2026-09-23T05:57:16Z">
                  <w:r w:rsidDel="00000000" w:rsidR="00000000" w:rsidRPr="00000000">
                    <w:rPr>
                      <w:u w:val="single"/>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-.and recommendation assistant)</w:t>
                  </w:r>
                </w:ins>
              </w:sdtContent>
            </w:sdt>
            <w:ins w:author="Anonymous" w:id="18" w:date="2026-09-23T05:57:16Z">
              <w:sdt>
                <w:sdtPr>
                  <w:id w:val="-58672466"/>
                  <w:tag w:val="goog_rdk_2134"/>
                </w:sdtPr>
                <w:sdtContent>
                  <w:r w:rsidDel="00000000" w:rsidR="00000000" w:rsidRPr="00000000">
                    <w:rPr>
                      <w:rFonts w:ascii="Cambria" w:cs="Cambria" w:eastAsia="Cambria" w:hAnsi="Cambria"/>
                      <w:sz w:val="30"/>
                      <w:szCs w:val="30"/>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w:t>
                  </w:r>
                </w:sdtContent>
              </w:sdt>
              <w:sdt>
                <w:sdtPr>
                  <w:id w:val="-1608440796"/>
                  <w:tag w:val="goog_rdk_2135"/>
                </w:sdtPr>
                <w:sdtContent>
                  <w:r w:rsidDel="00000000" w:rsidR="00000000" w:rsidRPr="00000000">
                    <w:rPr>
                      <w:rtl w:val="0"/>
                    </w:rPr>
                  </w:r>
                </w:sdtContent>
              </w:sdt>
            </w:ins>
          </w:sdtContent>
        </w:sdt>
      </w:p>
    </w:sdtContent>
  </w:sdt>
  <w:sdt>
    <w:sdtPr>
      <w:id w:val="388463584"/>
      <w:tag w:val="goog_rdk_2139"/>
    </w:sdtPr>
    <w:sdtContent>
      <w:p w:rsidR="00000000" w:rsidDel="00000000" w:rsidP="00000000" w:rsidRDefault="00000000" w:rsidRPr="00000000" w14:paraId="000001DB">
        <w:pPr>
          <w:tabs>
            <w:tab w:val="center" w:leader="none" w:pos="4513"/>
            <w:tab w:val="right" w:leader="none" w:pos="9026"/>
          </w:tabs>
          <w:spacing w:after="280" w:lineRule="auto"/>
          <w:ind w:left="720" w:right="-561.2598425196836" w:firstLine="0"/>
          <w:jc w:val="center"/>
          <w:rPr>
            <w:ins w:author="Anonymous" w:id="18" w:date="2026-09-23T05:57:16Z"/>
            <w:rFonts w:ascii="Cambria" w:cs="Cambria" w:eastAsia="Cambria" w:hAnsi="Cambria"/>
            <w:sz w:val="24"/>
            <w:szCs w:val="24"/>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592018685"/>
            <w:tag w:val="goog_rdk_2137"/>
          </w:sdtPr>
          <w:sdtContent>
            <w:ins w:author="Anonymous" w:id="18" w:date="2026-09-23T05:57:16Z"/>
            <w:sdt>
              <w:sdtPr>
                <w:id w:val="-1418605636"/>
                <w:tag w:val="goog_rdk_2138"/>
              </w:sdtPr>
              <w:sdtContent>
                <w:ins w:author="Anonymous" w:id="18" w:date="2026-09-23T05:57:16Z">
                  <w:r w:rsidDel="00000000" w:rsidR="00000000" w:rsidRPr="00000000">
                    <w:rPr>
                      <w:rFonts w:ascii="Cambria" w:cs="Cambria" w:eastAsia="Cambria" w:hAnsi="Cambria"/>
                      <w:sz w:val="24"/>
                      <w:szCs w:val="24"/>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Project Description</w:t>
                  </w:r>
                </w:ins>
              </w:sdtContent>
            </w:sdt>
            <w:ins w:author="Anonymous" w:id="18" w:date="2026-09-23T05:57:16Z"/>
          </w:sdtContent>
        </w:sdt>
      </w:p>
    </w:sdtContent>
  </w:sdt>
  <w:sdt>
    <w:sdtPr>
      <w:id w:val="-1642432487"/>
      <w:tag w:val="goog_rdk_2150"/>
    </w:sdtPr>
    <w:sdtContent>
      <w:p w:rsidR="00000000" w:rsidDel="00000000" w:rsidP="00000000" w:rsidRDefault="00000000" w:rsidRPr="00000000" w14:paraId="000001DC">
        <w:pPr>
          <w:tabs>
            <w:tab w:val="center" w:leader="none" w:pos="4513"/>
            <w:tab w:val="right" w:leader="none" w:pos="9026"/>
          </w:tabs>
          <w:spacing w:after="240" w:before="240" w:lineRule="auto"/>
          <w:jc w:val="both"/>
          <w:rPr>
            <w:ins w:author="Anonymous" w:id="18" w:date="2026-09-23T05:57:16Z"/>
            <w:rFonts w:ascii="Cambria" w:cs="Cambria" w:eastAsia="Cambria" w:hAnsi="Cambria"/>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29386535"/>
            <w:tag w:val="goog_rdk_2140"/>
          </w:sdtPr>
          <w:sdtContent>
            <w:ins w:author="Anonymous" w:id="18" w:date="2026-09-23T05:57:16Z"/>
            <w:sdt>
              <w:sdtPr>
                <w:id w:val="1337301015"/>
                <w:tag w:val="goog_rdk_2141"/>
              </w:sdtPr>
              <w:sdtContent>
                <w:ins w:author="Anonymous" w:id="18" w:date="2026-09-23T05:57:16Z">
                  <w:r w:rsidDel="00000000" w:rsidR="00000000" w:rsidRPr="00000000">
                    <w:rPr>
                      <w:rFonts w:ascii="Cambria" w:cs="Cambria" w:eastAsia="Cambria" w:hAnsi="Cambria"/>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Managing budgets across diffu68y cbcerent life needs—like home decor, event planning, or jewelry shopping—can be overwhelming due to the wide variety of products, platforms, and price ranges. </w:t>
                  </w:r>
                </w:ins>
              </w:sdtContent>
            </w:sdt>
            <w:ins w:author="Anonymous" w:id="18" w:date="2026-09-23T05:57:16Z">
              <w:sdt>
                <w:sdtPr>
                  <w:id w:val="223393512"/>
                  <w:tag w:val="goog_rdk_2142"/>
                </w:sdtPr>
                <w:sdtContent>
                  <w:r w:rsidDel="00000000" w:rsidR="00000000" w:rsidRPr="00000000">
                    <w:rPr>
                      <w:rFonts w:ascii="Cambria" w:cs="Cambria" w:eastAsia="Cambria" w:hAnsi="Cambria"/>
                      <w:b w:val="1"/>
                      <w:bCs w:val="1"/>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PocketSmart AI</w:t>
                  </w:r>
                </w:sdtContent>
              </w:sdt>
              <w:sdt>
                <w:sdtPr>
                  <w:id w:val="968559415"/>
                  <w:tag w:val="goog_rdk_2143"/>
                </w:sdtPr>
                <w:sdtContent>
                  <w:r w:rsidDel="00000000" w:rsidR="00000000" w:rsidRPr="00000000">
                    <w:rPr>
                      <w:rFonts w:ascii="Cambria" w:cs="Cambria" w:eastAsia="Cambria" w:hAnsi="Cambria"/>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addresses this challenge through a </w:t>
                  </w:r>
                </w:sdtContent>
              </w:sdt>
              <w:sdt>
                <w:sdtPr>
                  <w:id w:val="2102043075"/>
                  <w:tag w:val="goog_rdk_2144"/>
                </w:sdtPr>
                <w:sdtContent>
                  <w:r w:rsidDel="00000000" w:rsidR="00000000" w:rsidRPr="00000000">
                    <w:rPr>
                      <w:rFonts w:ascii="Cambria" w:cs="Cambria" w:eastAsia="Cambria" w:hAnsi="Cambria"/>
                      <w:b w:val="1"/>
                      <w:bCs w:val="1"/>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GenAI-powered, cross-platform recommendation system</w:t>
                  </w:r>
                </w:sdtContent>
              </w:sdt>
              <w:sdt>
                <w:sdtPr>
                  <w:id w:val="229637226"/>
                  <w:tag w:val="goog_rdk_2145"/>
                </w:sdtPr>
                <w:sdtContent>
                  <w:r w:rsidDel="00000000" w:rsidR="00000000" w:rsidRPr="00000000">
                    <w:rPr>
                      <w:rFonts w:ascii="Cambria" w:cs="Cambria" w:eastAsia="Cambria" w:hAnsi="Cambria"/>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that delivers personalized, budget-based suggestions for products and services.Using </w:t>
                  </w:r>
                </w:sdtContent>
              </w:sdt>
              <w:sdt>
                <w:sdtPr>
                  <w:id w:val="1141836021"/>
                  <w:tag w:val="goog_rdk_2146"/>
                </w:sdtPr>
                <w:sdtContent>
                  <w:r w:rsidDel="00000000" w:rsidR="00000000" w:rsidRPr="00000000">
                    <w:rPr>
                      <w:rFonts w:ascii="Cambria" w:cs="Cambria" w:eastAsia="Cambria" w:hAnsi="Cambria"/>
                      <w:b w:val="1"/>
                      <w:bCs w:val="1"/>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Gemini 1.5 Flash Pro</w:t>
                  </w:r>
                </w:sdtContent>
              </w:sdt>
              <w:sdt>
                <w:sdtPr>
                  <w:id w:val="1472812087"/>
                  <w:tag w:val="goog_rdk_2147"/>
                </w:sdtPr>
                <w:sdtContent>
                  <w:r w:rsidDel="00000000" w:rsidR="00000000" w:rsidRPr="00000000">
                    <w:rPr>
                      <w:rFonts w:ascii="Cambria" w:cs="Cambria" w:eastAsia="Cambria" w:hAnsi="Cambria"/>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PocketSmart AI analyzes user preferences, budgets, and contextual needs to generate curated recommendations from popular platforms such as </w:t>
                  </w:r>
                </w:sdtContent>
              </w:sdt>
              <w:sdt>
                <w:sdtPr>
                  <w:id w:val="-2087563038"/>
                  <w:tag w:val="goog_rdk_2148"/>
                </w:sdtPr>
                <w:sdtContent>
                  <w:r w:rsidDel="00000000" w:rsidR="00000000" w:rsidRPr="00000000">
                    <w:rPr>
                      <w:rFonts w:ascii="Cambria" w:cs="Cambria" w:eastAsia="Cambria" w:hAnsi="Cambria"/>
                      <w:b w:val="1"/>
                      <w:bCs w:val="1"/>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Amazon, Flipkart, IKEA, Swiggy, Zomato, OYO</w:t>
                  </w:r>
                </w:sdtContent>
              </w:sdt>
              <w:sdt>
                <w:sdtPr>
                  <w:id w:val="-398929327"/>
                  <w:tag w:val="goog_rdk_2149"/>
                </w:sdtPr>
                <w:sdtContent>
                  <w:r w:rsidDel="00000000" w:rsidR="00000000" w:rsidRPr="00000000">
                    <w:rPr>
                      <w:rFonts w:ascii="Cambria" w:cs="Cambria" w:eastAsia="Cambria" w:hAnsi="Cambria"/>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that bridges multiple categories and e-commerce ecosystems.</w:t>
                  </w:r>
                </w:sdtContent>
              </w:sdt>
            </w:ins>
          </w:sdtContent>
        </w:sdt>
      </w:p>
    </w:sdtContent>
  </w:sdt>
  <w:sdt>
    <w:sdtPr>
      <w:id w:val="602600371"/>
      <w:tag w:val="goog_rdk_2154"/>
    </w:sdtPr>
    <w:sdtContent>
      <w:p w:rsidR="00000000" w:rsidDel="00000000" w:rsidP="00000000" w:rsidRDefault="00000000" w:rsidRPr="00000000" w14:paraId="000001DD">
        <w:pPr>
          <w:tabs>
            <w:tab w:val="center" w:leader="none" w:pos="4513"/>
            <w:tab w:val="right" w:leader="none" w:pos="9026"/>
          </w:tabs>
          <w:spacing w:after="280" w:before="280" w:lineRule="auto"/>
          <w:jc w:val="both"/>
          <w:rPr>
            <w:ins w:author="Anonymous" w:id="18" w:date="2026-09-23T05:57:16Z"/>
            <w:rFonts w:ascii="Cambria" w:cs="Cambria" w:eastAsia="Cambria" w:hAnsi="Cambria"/>
            <w:sz w:val="24"/>
            <w:szCs w:val="24"/>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2091555093"/>
            <w:tag w:val="goog_rdk_2151"/>
          </w:sdtPr>
          <w:sdtContent>
            <w:ins w:author="Anonymous" w:id="18" w:date="2026-09-23T05:57:16Z"/>
            <w:sdt>
              <w:sdtPr>
                <w:id w:val="1160268024"/>
                <w:tag w:val="goog_rdk_2152"/>
              </w:sdtPr>
              <w:sdtContent>
                <w:ins w:author="Anonymous" w:id="18" w:date="2026-09-23T05:57:16Z">
                  <w:r w:rsidDel="00000000" w:rsidR="00000000" w:rsidRPr="00000000">
                    <w:rPr>
                      <w:rFonts w:ascii="Cambria" w:cs="Cambria" w:eastAsia="Cambria" w:hAnsi="Cambria"/>
                      <w:b w:val="1"/>
                      <w:bCs w:val="1"/>
                      <w:sz w:val="24"/>
                      <w:szCs w:val="24"/>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Scenario 1: Home Interior Planning with Smart Budget Allocation</w:t>
                  </w:r>
                </w:ins>
              </w:sdtContent>
            </w:sdt>
            <w:ins w:author="Anonymous" w:id="18" w:date="2026-09-23T05:57:16Z">
              <w:sdt>
                <w:sdtPr>
                  <w:id w:val="2113844294"/>
                  <w:tag w:val="goog_rdk_2153"/>
                </w:sdtPr>
                <w:sdtContent>
                  <w:r w:rsidDel="00000000" w:rsidR="00000000" w:rsidRPr="00000000">
                    <w:rPr>
                      <w:rtl w:val="0"/>
                    </w:rPr>
                  </w:r>
                </w:sdtContent>
              </w:sdt>
            </w:ins>
          </w:sdtContent>
        </w:sdt>
      </w:p>
    </w:sdtContent>
  </w:sdt>
  <w:sdt>
    <w:sdtPr>
      <w:id w:val="23361174"/>
      <w:tag w:val="goog_rdk_2159"/>
    </w:sdtPr>
    <w:sdtContent>
      <w:p w:rsidR="00000000" w:rsidDel="00000000" w:rsidP="00000000" w:rsidRDefault="00000000" w:rsidRPr="00000000" w14:paraId="000001DE">
        <w:pPr>
          <w:tabs>
            <w:tab w:val="center" w:leader="none" w:pos="4513"/>
            <w:tab w:val="right" w:leader="none" w:pos="9026"/>
          </w:tabs>
          <w:spacing w:after="240" w:before="240" w:lineRule="auto"/>
          <w:jc w:val="both"/>
          <w:rPr>
            <w:ins w:author="Anonymous" w:id="18" w:date="2026-09-23T05:57:16Z"/>
            <w:rFonts w:ascii="Cambria" w:cs="Cambria" w:eastAsia="Cambria" w:hAnsi="Cambria"/>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572776009"/>
            <w:tag w:val="goog_rdk_2155"/>
          </w:sdtPr>
          <w:sdtContent>
            <w:ins w:author="Anonymous" w:id="18" w:date="2026-09-23T05:57:16Z"/>
            <w:sdt>
              <w:sdtPr>
                <w:id w:val="1758936501"/>
                <w:tag w:val="goog_rdk_2156"/>
              </w:sdtPr>
              <w:sdtContent>
                <w:ins w:author="Anonymous" w:id="18" w:date="2026-09-23T05:57:16Z">
                  <w:r w:rsidDel="00000000" w:rsidR="00000000" w:rsidRPr="00000000">
                    <w:rPr>
                      <w:rFonts w:ascii="Cambria" w:cs="Cambria" w:eastAsia="Cambria" w:hAnsi="Cambria"/>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Users begin by selecting the </w:t>
                  </w:r>
                </w:ins>
              </w:sdtContent>
            </w:sdt>
            <w:ins w:author="Anonymous" w:id="18" w:date="2026-09-23T05:57:16Z">
              <w:sdt>
                <w:sdtPr>
                  <w:id w:val="-899322193"/>
                  <w:tag w:val="goog_rdk_2157"/>
                </w:sdtPr>
                <w:sdtContent>
                  <w:r w:rsidDel="00000000" w:rsidR="00000000" w:rsidRPr="00000000">
                    <w:rPr>
                      <w:rFonts w:ascii="Cambria" w:cs="Cambria" w:eastAsia="Cambria" w:hAnsi="Cambria"/>
                      <w:b w:val="1"/>
                      <w:bCs w:val="1"/>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Home Budget Planner</w:t>
                  </w:r>
                </w:sdtContent>
              </w:sdt>
              <w:sdt>
                <w:sdtPr>
                  <w:id w:val="478692699"/>
                  <w:tag w:val="goog_rdk_2158"/>
                </w:sdtPr>
                <w:sdtContent>
                  <w:r w:rsidDel="00000000" w:rsidR="00000000" w:rsidRPr="00000000">
                    <w:rPr>
                      <w:rFonts w:ascii="Cambria" w:cs="Cambria" w:eastAsia="Cambria" w:hAnsi="Cambria"/>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tfunctionality, style, and price, ensuring users can decorate their spaces beautifully without overspending.</w:t>
                  </w:r>
                </w:sdtContent>
              </w:sdt>
            </w:ins>
          </w:sdtContent>
        </w:sdt>
      </w:p>
    </w:sdtContent>
  </w:sdt>
  <w:sdt>
    <w:sdtPr>
      <w:id w:val="-304620462"/>
      <w:tag w:val="goog_rdk_2162"/>
    </w:sdtPr>
    <w:sdtContent>
      <w:p w:rsidR="00000000" w:rsidDel="00000000" w:rsidP="00000000" w:rsidRDefault="00000000" w:rsidRPr="00000000" w14:paraId="000001DF">
        <w:pPr>
          <w:tabs>
            <w:tab w:val="center" w:leader="none" w:pos="4513"/>
            <w:tab w:val="right" w:leader="none" w:pos="9026"/>
          </w:tabs>
          <w:spacing w:after="280" w:before="280" w:lineRule="auto"/>
          <w:jc w:val="both"/>
          <w:rPr>
            <w:ins w:author="Anonymous" w:id="18" w:date="2026-09-23T05:57:16Z"/>
            <w:rFonts w:ascii="Cambria" w:cs="Cambria" w:eastAsia="Cambria" w:hAnsi="Cambria"/>
            <w:b w:val="1"/>
            <w:bCs w:val="1"/>
            <w:sz w:val="24"/>
            <w:szCs w:val="24"/>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421080562"/>
            <w:tag w:val="goog_rdk_2160"/>
          </w:sdtPr>
          <w:sdtContent>
            <w:ins w:author="Anonymous" w:id="18" w:date="2026-09-23T05:57:16Z"/>
            <w:sdt>
              <w:sdtPr>
                <w:id w:val="973637836"/>
                <w:tag w:val="goog_rdk_2161"/>
              </w:sdtPr>
              <w:sdtContent>
                <w:ins w:author="Anonymous" w:id="18" w:date="2026-09-23T05:57:16Z">
                  <w:r w:rsidDel="00000000" w:rsidR="00000000" w:rsidRPr="00000000">
                    <w:rPr>
                      <w:rFonts w:ascii="Cambria" w:cs="Cambria" w:eastAsia="Cambria" w:hAnsi="Cambria"/>
                      <w:b w:val="1"/>
                      <w:bCs w:val="1"/>
                      <w:sz w:val="24"/>
                      <w:szCs w:val="24"/>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Scenario 2: AI-Based Party Budget Planning</w:t>
                  </w:r>
                </w:ins>
              </w:sdtContent>
            </w:sdt>
            <w:ins w:author="Anonymous" w:id="18" w:date="2026-09-23T05:57:16Z"/>
          </w:sdtContent>
        </w:sdt>
      </w:p>
    </w:sdtContent>
  </w:sdt>
  <w:sdt>
    <w:sdtPr>
      <w:id w:val="-987297638"/>
      <w:tag w:val="goog_rdk_2190"/>
    </w:sdtPr>
    <w:sdtContent>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1"/>
            <w:bCs w:val="1"/>
            <w:sz w:val="24"/>
            <w:szCs w:val="24"/>
            <w:rPrChange w:author="MR DHIVA OFFICIAL" w:id="126" w:date="2026-09-22T03:20:41Z">
              <w:rPr>
                <w:rFonts w:ascii="Calibri" w:cs="Calibri" w:eastAsia="Calibri" w:hAnsi="Calibri"/>
                <w:b w:val="0"/>
                <w:bCs w:val="0"/>
                <w:i w:val="0"/>
                <w:iCs w:val="0"/>
                <w:smallCaps w:val="0"/>
                <w:strike w:val="0"/>
                <w:color w:val="000000"/>
                <w:sz w:val="22"/>
                <w:szCs w:val="22"/>
                <w:u w:val="none"/>
                <w:shd w:fill="auto" w:val="clear"/>
                <w:vertAlign w:val="baseline"/>
              </w:rPr>
            </w:rPrChange>
          </w:rPr>
        </w:pPr>
        <w:sdt>
          <w:sdtPr>
            <w:id w:val="-1405254886"/>
            <w:tag w:val="goog_rdk_2163"/>
          </w:sdtPr>
          <w:sdtContent>
            <w:ins w:author="Anonymous" w:id="18" w:date="2026-09-23T05:57:16Z"/>
            <w:sdt>
              <w:sdtPr>
                <w:id w:val="-2024602297"/>
                <w:tag w:val="goog_rdk_2164"/>
              </w:sdtPr>
              <w:sdtContent>
                <w:ins w:author="Anonymous" w:id="18" w:date="2026-09-23T05:57:16Z">
                  <w:r w:rsidDel="00000000" w:rsidR="00000000" w:rsidRPr="00000000">
                    <w:rPr>
                      <w:rFonts w:ascii="Cambria" w:cs="Cambria" w:eastAsia="Cambria" w:hAnsi="Cambria"/>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In the </w:t>
                  </w:r>
                </w:ins>
              </w:sdtContent>
            </w:sdt>
            <w:ins w:author="Anonymous" w:id="18" w:date="2026-09-23T05:57:16Z">
              <w:sdt>
                <w:sdtPr>
                  <w:id w:val="420772841"/>
                  <w:tag w:val="goog_rdk_2165"/>
                </w:sdtPr>
                <w:sdtContent>
                  <w:r w:rsidDel="00000000" w:rsidR="00000000" w:rsidRPr="00000000">
                    <w:rPr>
                      <w:rFonts w:ascii="Cambria" w:cs="Cambria" w:eastAsia="Cambria" w:hAnsi="Cambria"/>
                      <w:b w:val="1"/>
                      <w:bCs w:val="1"/>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Party Planner</w:t>
                  </w:r>
                </w:sdtContent>
              </w:sdt>
              <w:sdt>
                <w:sdtPr>
                  <w:id w:val="1723935434"/>
                  <w:tag w:val="goog_rdk_2166"/>
                </w:sdtPr>
                <w:sdtContent>
                  <w:r w:rsidDel="00000000" w:rsidR="00000000" w:rsidRPr="00000000">
                    <w:rPr>
                      <w:rFonts w:ascii="Cambria" w:cs="Cambria" w:eastAsia="Cambria" w:hAnsi="Cambria"/>
                      <w:rtl w:val="0"/>
                      <w:rPrChange w:author="Anonymous" w:id="99"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users input their total budget, guest count, event type, and venue details. </w:t>
                  </w:r>
                </w:sdtContent>
              </w:sdt>
            </w:ins>
          </w:sdtContent>
        </w:sdt>
        <w:sdt>
          <w:sdtPr>
            <w:id w:val="-1969303539"/>
            <w:tag w:val="goog_rdk_2167"/>
          </w:sdtPr>
          <w:sdtContent>
            <w:ins w:author="Anonymous" w:id="112" w:date="2026-09-23T05:53:46Z">
              <w:r w:rsidDel="00000000" w:rsidR="00000000" w:rsidRPr="00000000">
                <w:rPr>
                  <w:rFonts w:ascii="Cambria" w:cs="Cambria" w:eastAsia="Cambria" w:hAnsi="Cambria"/>
                  <w:rPrChange w:author="Anonymous" w:id="113" w:date="2026-09-23T05:53:46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71550" cy="4356100"/>
                    <wp:effectExtent b="0" l="0" r="0" t="0"/>
                    <wp:docPr id="165"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5771550" cy="4356100"/>
                            </a:xfrm>
                            <a:prstGeom prst="rect"/>
                            <a:ln/>
                          </pic:spPr>
                        </pic:pic>
                      </a:graphicData>
                    </a:graphic>
                  </wp:inline>
                </w:drawing>
              </w:r>
            </w:ins>
          </w:sdtContent>
        </w:sdt>
        <w:sdt>
          <w:sdtPr>
            <w:id w:val="-312534907"/>
            <w:tag w:val="goog_rdk_2168"/>
          </w:sdtPr>
          <w:sdtContent>
            <w:ins w:author="Anonymous" w:id="114" w:date="2026-09-23T04:15:05Z">
              <w:r w:rsidDel="00000000" w:rsidR="00000000" w:rsidRPr="00000000">
                <w:rPr>
                  <w:rFonts w:ascii="Cambria" w:cs="Cambria" w:eastAsia="Cambria" w:hAnsi="Cambria"/>
                  <w:sz w:val="24"/>
                  <w:szCs w:val="24"/>
                  <w:rPrChange w:author="Anonymous" w:id="115" w:date="2026-09-23T04:15:05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7620000" cy="3606800"/>
                    <wp:effectExtent b="0" l="0" r="0" t="0"/>
                    <wp:docPr id="187" name="image26.png"/>
                    <a:graphic>
                      <a:graphicData uri="http://schemas.openxmlformats.org/drawingml/2006/picture">
                        <pic:pic>
                          <pic:nvPicPr>
                            <pic:cNvPr id="0" name="image26.png"/>
                            <pic:cNvPicPr preferRelativeResize="0"/>
                          </pic:nvPicPr>
                          <pic:blipFill>
                            <a:blip r:embed="rId4"/>
                            <a:srcRect b="46123" l="-909" r="909" t="-46123"/>
                            <a:stretch>
                              <a:fillRect/>
                            </a:stretch>
                          </pic:blipFill>
                          <pic:spPr>
                            <a:xfrm>
                              <a:off x="0" y="0"/>
                              <a:ext cx="7620000" cy="3606800"/>
                            </a:xfrm>
                            <a:prstGeom prst="rect"/>
                            <a:ln/>
                          </pic:spPr>
                        </pic:pic>
                      </a:graphicData>
                    </a:graphic>
                  </wp:inline>
                </w:drawing>
              </w:r>
            </w:ins>
          </w:sdtContent>
        </w:sdt>
        <w:sdt>
          <w:sdtPr>
            <w:id w:val="-2031365652"/>
            <w:tag w:val="goog_rdk_2169"/>
          </w:sdtPr>
          <w:sdtContent>
            <w:ins w:author="Poo Vu" w:id="116" w:date="2026-09-22T05:10:48Z">
              <w:sdt>
                <w:sdtPr>
                  <w:id w:val="454110928"/>
                  <w:tag w:val="goog_rdk_2170"/>
                </w:sdtPr>
                <w:sdtContent>
                  <w:del w:author="Pradeep" w:id="117" w:date="2026-09-22T16:57:49Z">
                    <w:r w:rsidDel="00000000" w:rsidR="00000000" w:rsidRPr="00000000">
                      <w:rPr>
                        <w:rFonts w:ascii="Cambria" w:cs="Cambria" w:eastAsia="Cambria" w:hAnsi="Cambria"/>
                        <w:sz w:val="24"/>
                        <w:szCs w:val="24"/>
                        <w:rPrChange w:author="Poo Vu" w:id="118" w:date="2026-09-22T05:10:48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4050" cy="1653857"/>
                          <wp:effectExtent b="0" l="0" r="0" t="0"/>
                          <wp:docPr id="159"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5734050" cy="1653857"/>
                                  </a:xfrm>
                                  <a:prstGeom prst="rect"/>
                                  <a:ln/>
                                </pic:spPr>
                              </pic:pic>
                            </a:graphicData>
                          </a:graphic>
                        </wp:inline>
                      </w:drawing>
                    </w:r>
                  </w:del>
                </w:sdtContent>
              </w:sdt>
            </w:ins>
          </w:sdtContent>
        </w:sdt>
        <w:sdt>
          <w:sdtPr>
            <w:id w:val="1600497025"/>
            <w:tag w:val="goog_rdk_2171"/>
          </w:sdtPr>
          <w:sdtContent>
            <w:ins w:author="Mohana sundhiri Mona" w:id="119" w:date="2026-09-22T08:52:40Z">
              <w:sdt>
                <w:sdtPr>
                  <w:id w:val="-1195143606"/>
                  <w:tag w:val="goog_rdk_2172"/>
                </w:sdtPr>
                <w:sdtContent>
                  <w:del w:author="Abi Kutty" w:id="31" w:date="2026-09-22T07:08:41Z">
                    <w:r w:rsidDel="00000000" w:rsidR="00000000" w:rsidRPr="00000000">
                      <w:rPr>
                        <w:rFonts w:ascii="Cambria" w:cs="Cambria" w:eastAsia="Cambria" w:hAnsi="Cambria"/>
                        <w:sz w:val="24"/>
                        <w:szCs w:val="24"/>
                        <w:rPrChange w:author="Mohana sundhiri Mona" w:id="120" w:date="2026-09-22T08:52:4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6563813" cy="2733675"/>
                          <wp:effectExtent b="0" l="0" r="0" t="0"/>
                          <wp:docPr id="186" name="image26.png"/>
                          <a:graphic>
                            <a:graphicData uri="http://schemas.openxmlformats.org/drawingml/2006/picture">
                              <pic:pic>
                                <pic:nvPicPr>
                                  <pic:cNvPr id="0" name="image26.png"/>
                                  <pic:cNvPicPr preferRelativeResize="0"/>
                                </pic:nvPicPr>
                                <pic:blipFill>
                                  <a:blip r:embed="rId4"/>
                                  <a:srcRect b="46123" l="-909" r="909" t="-46123"/>
                                  <a:stretch>
                                    <a:fillRect/>
                                  </a:stretch>
                                </pic:blipFill>
                                <pic:spPr>
                                  <a:xfrm>
                                    <a:off x="0" y="0"/>
                                    <a:ext cx="6563813" cy="2733675"/>
                                  </a:xfrm>
                                  <a:prstGeom prst="rect"/>
                                  <a:ln/>
                                </pic:spPr>
                              </pic:pic>
                            </a:graphicData>
                          </a:graphic>
                        </wp:inline>
                      </w:drawing>
                    </w:r>
                  </w:del>
                </w:sdtContent>
              </w:sdt>
            </w:ins>
          </w:sdtContent>
        </w:sdt>
        <w:sdt>
          <w:sdtPr>
            <w:id w:val="1233083999"/>
            <w:tag w:val="goog_rdk_2173"/>
          </w:sdtPr>
          <w:sdtContent>
            <w:del w:author="Abi Kutty" w:id="31" w:date="2026-09-22T07:08:41Z"/>
          </w:sdtContent>
        </w:sdt>
        <w:sdt>
          <w:sdtPr>
            <w:id w:val="-160029189"/>
            <w:tag w:val="goog_rdk_2174"/>
          </w:sdtPr>
          <w:sdtContent>
            <w:ins w:author="Ravi Varma" w:id="121" w:date="2026-09-22T04:21:05Z">
              <w:sdt>
                <w:sdtPr>
                  <w:id w:val="2008638993"/>
                  <w:tag w:val="goog_rdk_2175"/>
                </w:sdtPr>
                <w:sdtContent>
                  <w:del w:author="Abi Kutty" w:id="31" w:date="2026-09-22T07:08:41Z">
                    <w:r w:rsidDel="00000000" w:rsidR="00000000" w:rsidRPr="00000000">
                      <w:rPr>
                        <w:rFonts w:ascii="Cambria" w:cs="Cambria" w:eastAsia="Cambria" w:hAnsi="Cambria"/>
                        <w:b w:val="1"/>
                        <w:bCs w:val="1"/>
                        <w:rPrChange w:author="Ravi Varma" w:id="122" w:date="2026-09-22T04:21:05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1200" cy="4851400"/>
                          <wp:effectExtent b="25400" l="25400" r="25400" t="25400"/>
                          <wp:docPr id="199" name="image28.png"/>
                          <a:graphic>
                            <a:graphicData uri="http://schemas.openxmlformats.org/drawingml/2006/picture">
                              <pic:pic>
                                <pic:nvPicPr>
                                  <pic:cNvPr id="0" name="image28.png"/>
                                  <pic:cNvPicPr preferRelativeResize="0"/>
                                </pic:nvPicPr>
                                <pic:blipFill>
                                  <a:blip r:embed="rId5"/>
                                  <a:srcRect b="0" l="0" r="0" t="0"/>
                                  <a:stretch>
                                    <a:fillRect/>
                                  </a:stretch>
                                </pic:blipFill>
                                <pic:spPr>
                                  <a:xfrm>
                                    <a:off x="0" y="0"/>
                                    <a:ext cx="5731200" cy="4851400"/>
                                  </a:xfrm>
                                  <a:prstGeom prst="rect"/>
                                  <a:ln w="25400">
                                    <a:solidFill>
                                      <a:srgbClr val="0000FF"/>
                                    </a:solidFill>
                                    <a:prstDash val="solid"/>
                                  </a:ln>
                                </pic:spPr>
                              </pic:pic>
                            </a:graphicData>
                          </a:graphic>
                        </wp:inline>
                      </w:drawing>
                    </w:r>
                  </w:del>
                </w:sdtContent>
              </w:sdt>
            </w:ins>
          </w:sdtContent>
        </w:sdt>
        <w:sdt>
          <w:sdtPr>
            <w:id w:val="598247739"/>
            <w:tag w:val="goog_rdk_2176"/>
          </w:sdtPr>
          <w:sdtContent>
            <w:del w:author="Abi Kutty" w:id="31" w:date="2026-09-22T07:08:41Z"/>
          </w:sdtContent>
        </w:sdt>
        <w:sdt>
          <w:sdtPr>
            <w:id w:val="430750028"/>
            <w:tag w:val="goog_rdk_2177"/>
          </w:sdtPr>
          <w:sdtContent>
            <w:ins w:author="Anonymous" w:id="123" w:date="2026-09-22T03:58:37Z">
              <w:sdt>
                <w:sdtPr>
                  <w:id w:val="-2051822139"/>
                  <w:tag w:val="goog_rdk_2178"/>
                </w:sdtPr>
                <w:sdtContent>
                  <w:del w:author="Abi Kutty" w:id="31" w:date="2026-09-22T07:08:41Z">
                    <w:r w:rsidDel="00000000" w:rsidR="00000000" w:rsidRPr="00000000">
                      <w:rPr>
                        <w:rFonts w:ascii="Cambria" w:cs="Cambria" w:eastAsia="Cambria" w:hAnsi="Cambria"/>
                        <w:b w:val="1"/>
                        <w:bCs w:val="1"/>
                        <w:sz w:val="24"/>
                        <w:szCs w:val="24"/>
                        <w:rPrChange w:author="Anonymous" w:id="124" w:date="2026-09-22T03:58:37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1200" cy="4546600"/>
                          <wp:effectExtent b="0" l="0" r="0" t="0"/>
                          <wp:docPr id="153" name="image15.png"/>
                          <a:graphic>
                            <a:graphicData uri="http://schemas.openxmlformats.org/drawingml/2006/picture">
                              <pic:pic>
                                <pic:nvPicPr>
                                  <pic:cNvPr id="0" name="image15.png"/>
                                  <pic:cNvPicPr preferRelativeResize="0"/>
                                </pic:nvPicPr>
                                <pic:blipFill>
                                  <a:blip r:embed="rId2"/>
                                  <a:srcRect b="0" l="0" r="0" t="0"/>
                                  <a:stretch>
                                    <a:fillRect/>
                                  </a:stretch>
                                </pic:blipFill>
                                <pic:spPr>
                                  <a:xfrm>
                                    <a:off x="0" y="0"/>
                                    <a:ext cx="5731200" cy="4546600"/>
                                  </a:xfrm>
                                  <a:prstGeom prst="rect"/>
                                  <a:ln/>
                                </pic:spPr>
                              </pic:pic>
                            </a:graphicData>
                          </a:graphic>
                        </wp:inline>
                      </w:drawing>
                    </w:r>
                  </w:del>
                </w:sdtContent>
              </w:sdt>
            </w:ins>
          </w:sdtContent>
        </w:sdt>
        <w:sdt>
          <w:sdtPr>
            <w:id w:val="-976112773"/>
            <w:tag w:val="goog_rdk_2179"/>
          </w:sdtPr>
          <w:sdtContent>
            <w:del w:author="Abi Kutty" w:id="31" w:date="2026-09-22T07:08:41Z"/>
          </w:sdtContent>
        </w:sdt>
        <w:sdt>
          <w:sdtPr>
            <w:id w:val="2011036440"/>
            <w:tag w:val="goog_rdk_2180"/>
          </w:sdtPr>
          <w:sdtContent>
            <w:ins w:author="MR DHIVA OFFICIAL" w:id="125" w:date="2026-09-22T03:20:41Z">
              <w:sdt>
                <w:sdtPr>
                  <w:id w:val="-1077972008"/>
                  <w:tag w:val="goog_rdk_2181"/>
                </w:sdtPr>
                <w:sdtContent>
                  <w:del w:author="Abi Kutty" w:id="31" w:date="2026-09-22T07:08:41Z">
                    <w:r w:rsidDel="00000000" w:rsidR="00000000" w:rsidRPr="00000000">
                      <w:rPr>
                        <w:rFonts w:ascii="Cambria" w:cs="Cambria" w:eastAsia="Cambria" w:hAnsi="Cambria"/>
                        <w:b w:val="1"/>
                        <w:bCs w:val="1"/>
                        <w:sz w:val="24"/>
                        <w:szCs w:val="24"/>
                        <w:rPrChange w:author="MR DHIVA OFFICIAL" w:id="126" w:date="2026-09-22T03:20:41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1200" cy="4546600"/>
                          <wp:effectExtent b="0" l="0" r="0" t="0"/>
                          <wp:docPr id="183" name="image15.png"/>
                          <a:graphic>
                            <a:graphicData uri="http://schemas.openxmlformats.org/drawingml/2006/picture">
                              <pic:pic>
                                <pic:nvPicPr>
                                  <pic:cNvPr id="0" name="image15.png"/>
                                  <pic:cNvPicPr preferRelativeResize="0"/>
                                </pic:nvPicPr>
                                <pic:blipFill>
                                  <a:blip r:embed="rId2"/>
                                  <a:srcRect b="0" l="0" r="0" t="0"/>
                                  <a:stretch>
                                    <a:fillRect/>
                                  </a:stretch>
                                </pic:blipFill>
                                <pic:spPr>
                                  <a:xfrm>
                                    <a:off x="0" y="0"/>
                                    <a:ext cx="5731200" cy="4546600"/>
                                  </a:xfrm>
                                  <a:prstGeom prst="rect"/>
                                  <a:ln/>
                                </pic:spPr>
                              </pic:pic>
                            </a:graphicData>
                          </a:graphic>
                        </wp:inline>
                      </w:drawing>
                    </w:r>
                  </w:del>
                </w:sdtContent>
              </w:sdt>
            </w:ins>
          </w:sdtContent>
        </w:sdt>
        <w:sdt>
          <w:sdtPr>
            <w:id w:val="-958904550"/>
            <w:tag w:val="goog_rdk_2182"/>
          </w:sdtPr>
          <w:sdtContent>
            <w:del w:author="Abi Kutty" w:id="31" w:date="2026-09-22T07:08:41Z">
              <w:r w:rsidDel="00000000" w:rsidR="00000000" w:rsidRPr="00000000">
                <w:rPr>
                  <w:rFonts w:ascii="Cambria" w:cs="Cambria" w:eastAsia="Cambria" w:hAnsi="Cambria"/>
                  <w:b w:val="1"/>
                  <w:bCs w:val="1"/>
                  <w:sz w:val="24"/>
                  <w:szCs w:val="24"/>
                  <w:rPrChange w:author="MR DHIVA OFFICIAL" w:id="126" w:date="2026-09-22T03:20:41Z">
                    <w:rPr>
                      <w:rFonts w:ascii="Calibri" w:cs="Calibri" w:eastAsia="Calibri" w:hAnsi="Calibri"/>
                      <w:b w:val="0"/>
                      <w:bCs w:val="0"/>
                      <w:i w:val="0"/>
                      <w:iCs w:val="0"/>
                      <w:smallCaps w:val="0"/>
                      <w:strike w:val="0"/>
                      <w:color w:val="000000"/>
                      <w:sz w:val="22"/>
                      <w:szCs w:val="22"/>
                      <w:u w:val="none"/>
                      <w:shd w:fill="auto" w:val="clear"/>
                      <w:vertAlign w:val="baseline"/>
                    </w:rPr>
                  </w:rPrChange>
                </w:rPr>
                <w:drawing>
                  <wp:inline distB="0" distT="0" distL="0" distR="0">
                    <wp:extent cx="5731510" cy="830580"/>
                    <wp:effectExtent b="0" l="0" r="0" t="0"/>
                    <wp:docPr id="182"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5731510" cy="830580"/>
                            </a:xfrm>
                            <a:prstGeom prst="rect"/>
                            <a:ln/>
                          </pic:spPr>
                        </pic:pic>
                      </a:graphicData>
                    </a:graphic>
                  </wp:inline>
                </w:drawing>
              </w:r>
            </w:del>
          </w:sdtContent>
        </w:sdt>
        <w:sdt>
          <w:sdtPr>
            <w:id w:val="-1913838833"/>
            <w:tag w:val="goog_rdk_2183"/>
          </w:sdtPr>
          <w:sdtContent>
            <w:r w:rsidDel="00000000" w:rsidR="00000000" w:rsidRPr="00000000">
              <w:rPr>
                <w:rtl w:val="0"/>
              </w:rPr>
            </w:r>
          </w:sdtContent>
        </w:sdt>
        <w:sdt>
          <w:sdtPr>
            <w:id w:val="1394126497"/>
            <w:tag w:val="goog_rdk_2184"/>
          </w:sdtPr>
          <w:sdtContent>
            <w:ins w:author="Abi Kutty" w:id="31" w:date="2026-09-22T07:08:41Z">
              <w:sdt>
                <w:sdtPr>
                  <w:id w:val="-1563520329"/>
                  <w:tag w:val="goog_rdk_2185"/>
                </w:sdtPr>
                <w:sdtContent>
                  <w:del w:author="Yadhavan V.S" w:id="127" w:date="2026-09-23T05:33:26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5887538" cy="1657350"/>
                          <wp:effectExtent b="0" l="0" r="0" t="0"/>
                          <wp:wrapSquare wrapText="bothSides" distB="114300" distT="114300" distL="114300" distR="114300"/>
                          <wp:docPr id="172"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5887538" cy="1657350"/>
                                  </a:xfrm>
                                  <a:prstGeom prst="rect"/>
                                  <a:ln/>
                                </pic:spPr>
                              </pic:pic>
                            </a:graphicData>
                          </a:graphic>
                        </wp:anchor>
                      </w:drawing>
                    </w:r>
                  </w:del>
                </w:sdtContent>
              </w:sdt>
            </w:ins>
          </w:sdtContent>
        </w:sdt>
        <w:sdt>
          <w:sdtPr>
            <w:id w:val="1299342310"/>
            <w:tag w:val="goog_rdk_2186"/>
          </w:sdtPr>
          <w:sdtContent>
            <w:ins w:author="Yuvanesh" w:id="128" w:date="2026-09-22T09:06:10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5887538" cy="1657350"/>
                    <wp:effectExtent b="0" l="0" r="0" t="0"/>
                    <wp:wrapSquare wrapText="bothSides" distB="114300" distT="114300" distL="114300" distR="114300"/>
                    <wp:docPr id="174"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5887538" cy="1657350"/>
                            </a:xfrm>
                            <a:prstGeom prst="rect"/>
                            <a:ln/>
                          </pic:spPr>
                        </pic:pic>
                      </a:graphicData>
                    </a:graphic>
                  </wp:anchor>
                </w:drawing>
              </w:r>
            </w:ins>
          </w:sdtContent>
        </w:sdt>
        <w:sdt>
          <w:sdtPr>
            <w:id w:val="-2101738355"/>
            <w:tag w:val="goog_rdk_2187"/>
          </w:sdtPr>
          <w:sdtContent>
            <w:ins w:author="Anonymous" w:id="129" w:date="2026-09-22T11:28:43Z">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333375</wp:posOffset>
                    </wp:positionV>
                    <wp:extent cx="5887538" cy="1657350"/>
                    <wp:effectExtent b="0" l="0" r="0" t="0"/>
                    <wp:wrapSquare wrapText="bothSides" distB="114300" distT="114300" distL="114300" distR="114300"/>
                    <wp:docPr id="173" name="image11.png"/>
                    <a:graphic>
                      <a:graphicData uri="http://schemas.openxmlformats.org/drawingml/2006/picture">
                        <pic:pic>
                          <pic:nvPicPr>
                            <pic:cNvPr id="0" name="image11.png"/>
                            <pic:cNvPicPr preferRelativeResize="0"/>
                          </pic:nvPicPr>
                          <pic:blipFill>
                            <a:blip r:embed="rId1"/>
                            <a:srcRect b="-18966" l="-12783" r="12783" t="18966"/>
                            <a:stretch>
                              <a:fillRect/>
                            </a:stretch>
                          </pic:blipFill>
                          <pic:spPr>
                            <a:xfrm>
                              <a:off x="0" y="0"/>
                              <a:ext cx="5887538" cy="1657350"/>
                            </a:xfrm>
                            <a:prstGeom prst="rect"/>
                            <a:ln/>
                          </pic:spPr>
                        </pic:pic>
                      </a:graphicData>
                    </a:graphic>
                  </wp:anchor>
                </w:drawing>
              </w:r>
            </w:ins>
          </w:sdtContent>
        </w:sdt>
        <w:sdt>
          <w:sdtPr>
            <w:id w:val="362274297"/>
            <w:tag w:val="goog_rdk_2188"/>
          </w:sdtPr>
          <w:sdtContent>
            <w:ins w:author="CS 2501111058202" w:id="130" w:date="2026-09-22T13:41:57Z">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104776</wp:posOffset>
                    </wp:positionV>
                    <wp:extent cx="5887538" cy="1657350"/>
                    <wp:effectExtent b="0" l="0" r="0" t="0"/>
                    <wp:wrapSquare wrapText="bothSides" distB="114300" distT="114300" distL="114300" distR="114300"/>
                    <wp:docPr id="176"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5887538" cy="1657350"/>
                            </a:xfrm>
                            <a:prstGeom prst="rect"/>
                            <a:ln/>
                          </pic:spPr>
                        </pic:pic>
                      </a:graphicData>
                    </a:graphic>
                  </wp:anchor>
                </w:drawing>
              </w:r>
            </w:ins>
          </w:sdtContent>
        </w:sdt>
        <w:sdt>
          <w:sdtPr>
            <w:id w:val="-761455790"/>
            <w:tag w:val="goog_rdk_2189"/>
          </w:sdtPr>
          <w:sdtContent>
            <w:ins w:author="Yadhavan V.S" w:id="127" w:date="2026-09-23T05:33:26Z">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561975</wp:posOffset>
                    </wp:positionV>
                    <wp:extent cx="5887538" cy="1657350"/>
                    <wp:effectExtent b="0" l="0" r="0" t="0"/>
                    <wp:wrapSquare wrapText="bothSides" distB="114300" distT="114300" distL="114300" distR="114300"/>
                    <wp:docPr id="175"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5887538" cy="1657350"/>
                            </a:xfrm>
                            <a:prstGeom prst="rect"/>
                            <a:ln/>
                          </pic:spPr>
                        </pic:pic>
                      </a:graphicData>
                    </a:graphic>
                  </wp:anchor>
                </w:drawing>
              </w:r>
            </w:ins>
          </w:sdtContent>
        </w:sdt>
      </w:p>
    </w:sdtContent>
  </w:sdt>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565378841"/>
      <w:tag w:val="goog_rdk_2194"/>
    </w:sdtPr>
    <w:sdtContent>
      <w:p w:rsidR="00000000" w:rsidDel="00000000" w:rsidP="00000000" w:rsidRDefault="00000000" w:rsidRPr="00000000" w14:paraId="000001E1">
        <w:pPr>
          <w:rPr>
            <w:ins w:author="Yuvanesh" w:id="131" w:date="2026-09-22T08:48:48Z"/>
            <w:rPrChange w:author="Yuvanesh" w:id="132" w:date="2026-09-22T08:48:48Z">
              <w:rPr>
                <w:rFonts w:ascii="Calibri" w:cs="Calibri" w:eastAsia="Calibri" w:hAnsi="Calibri"/>
                <w:b w:val="0"/>
                <w:bCs w:val="0"/>
                <w:i w:val="0"/>
                <w:iCs w:val="0"/>
                <w:smallCaps w:val="0"/>
                <w:strike w:val="0"/>
                <w:color w:val="000000"/>
                <w:sz w:val="22"/>
                <w:szCs w:val="22"/>
                <w:u w:val="none"/>
                <w:shd w:fill="auto" w:val="clear"/>
                <w:vertAlign w:val="baseline"/>
              </w:rPr>
            </w:rPrChange>
          </w:rPr>
        </w:pPr>
        <w:sdt>
          <w:sdtPr>
            <w:id w:val="-1984603148"/>
            <w:tag w:val="goog_rdk_2192"/>
          </w:sdtPr>
          <w:sdtContent>
            <w:ins w:author="Yuvanesh" w:id="131" w:date="2026-09-22T08:48:48Z"/>
            <w:sdt>
              <w:sdtPr>
                <w:id w:val="-1823493637"/>
                <w:tag w:val="goog_rdk_2193"/>
              </w:sdtPr>
              <w:sdtContent>
                <w:ins w:author="Yuvanesh" w:id="131" w:date="2026-09-22T08:48:48Z">
                  <w:r w:rsidDel="00000000" w:rsidR="00000000" w:rsidRPr="00000000">
                    <w:rPr>
                      <w:rtl w:val="0"/>
                    </w:rPr>
                  </w:r>
                </w:ins>
              </w:sdtContent>
            </w:sdt>
            <w:ins w:author="Yuvanesh" w:id="131" w:date="2026-09-22T08:48:48Z"/>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469BC"/>
  </w:style>
  <w:style w:type="paragraph" w:styleId="Heading2">
    <w:name w:val="heading 2"/>
    <w:basedOn w:val="Normal"/>
    <w:next w:val="Normal"/>
    <w:link w:val="Heading2Char"/>
    <w:uiPriority w:val="9"/>
    <w:semiHidden w:val="1"/>
    <w:unhideWhenUsed w:val="1"/>
    <w:qFormat w:val="1"/>
    <w:rsid w:val="00B26FC1"/>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link w:val="Heading3Char"/>
    <w:uiPriority w:val="9"/>
    <w:qFormat w:val="1"/>
    <w:rsid w:val="00A136D9"/>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n-IN"/>
    </w:rPr>
  </w:style>
  <w:style w:type="paragraph" w:styleId="Heading4">
    <w:name w:val="heading 4"/>
    <w:basedOn w:val="Normal"/>
    <w:next w:val="Normal"/>
    <w:link w:val="Heading4Char"/>
    <w:uiPriority w:val="9"/>
    <w:unhideWhenUsed w:val="1"/>
    <w:qFormat w:val="1"/>
    <w:rsid w:val="00F22BFA"/>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semiHidden w:val="1"/>
    <w:unhideWhenUsed w:val="1"/>
    <w:qFormat w:val="1"/>
    <w:rsid w:val="00A737B8"/>
    <w:pPr>
      <w:keepNext w:val="1"/>
      <w:keepLines w:val="1"/>
      <w:spacing w:after="0" w:before="40"/>
      <w:outlineLvl w:val="4"/>
    </w:pPr>
    <w:rPr>
      <w:rFonts w:asciiTheme="majorHAnsi" w:cstheme="majorBidi" w:eastAsiaTheme="majorEastAsia" w:hAnsiTheme="majorHAnsi"/>
      <w:color w:val="2e74b5"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trong">
    <w:name w:val="Strong"/>
    <w:basedOn w:val="DefaultParagraphFont"/>
    <w:uiPriority w:val="22"/>
    <w:qFormat w:val="1"/>
    <w:rsid w:val="00FF1C50"/>
    <w:rPr>
      <w:b w:val="1"/>
      <w:bCs w:val="1"/>
    </w:rPr>
  </w:style>
  <w:style w:type="paragraph" w:styleId="Header">
    <w:name w:val="header"/>
    <w:basedOn w:val="Normal"/>
    <w:link w:val="HeaderChar"/>
    <w:uiPriority w:val="99"/>
    <w:unhideWhenUsed w:val="1"/>
    <w:rsid w:val="00FF1C50"/>
    <w:pPr>
      <w:tabs>
        <w:tab w:val="center" w:pos="4513"/>
        <w:tab w:val="right" w:pos="9026"/>
      </w:tabs>
      <w:spacing w:after="0" w:line="240" w:lineRule="auto"/>
    </w:pPr>
  </w:style>
  <w:style w:type="character" w:styleId="HeaderChar" w:customStyle="1">
    <w:name w:val="Header Char"/>
    <w:basedOn w:val="DefaultParagraphFont"/>
    <w:link w:val="Header"/>
    <w:uiPriority w:val="99"/>
    <w:rsid w:val="00FF1C50"/>
  </w:style>
  <w:style w:type="paragraph" w:styleId="Footer">
    <w:name w:val="footer"/>
    <w:basedOn w:val="Normal"/>
    <w:link w:val="FooterChar"/>
    <w:uiPriority w:val="99"/>
    <w:unhideWhenUsed w:val="1"/>
    <w:rsid w:val="00FF1C50"/>
    <w:pPr>
      <w:tabs>
        <w:tab w:val="center" w:pos="4513"/>
        <w:tab w:val="right" w:pos="9026"/>
      </w:tabs>
      <w:spacing w:after="0" w:line="240" w:lineRule="auto"/>
    </w:pPr>
  </w:style>
  <w:style w:type="character" w:styleId="FooterChar" w:customStyle="1">
    <w:name w:val="Footer Char"/>
    <w:basedOn w:val="DefaultParagraphFont"/>
    <w:link w:val="Footer"/>
    <w:uiPriority w:val="99"/>
    <w:rsid w:val="00FF1C50"/>
  </w:style>
  <w:style w:type="character" w:styleId="Heading3Char" w:customStyle="1">
    <w:name w:val="Heading 3 Char"/>
    <w:basedOn w:val="DefaultParagraphFont"/>
    <w:link w:val="Heading3"/>
    <w:uiPriority w:val="9"/>
    <w:rsid w:val="00A136D9"/>
    <w:rPr>
      <w:rFonts w:ascii="Times New Roman" w:cs="Times New Roman" w:eastAsia="Times New Roman" w:hAnsi="Times New Roman"/>
      <w:b w:val="1"/>
      <w:bCs w:val="1"/>
      <w:sz w:val="27"/>
      <w:szCs w:val="27"/>
      <w:lang w:eastAsia="en-IN"/>
    </w:rPr>
  </w:style>
  <w:style w:type="character" w:styleId="Hyperlink">
    <w:name w:val="Hyperlink"/>
    <w:basedOn w:val="DefaultParagraphFont"/>
    <w:uiPriority w:val="99"/>
    <w:unhideWhenUsed w:val="1"/>
    <w:rsid w:val="00A136D9"/>
    <w:rPr>
      <w:color w:val="0000ff"/>
      <w:u w:val="single"/>
    </w:rPr>
  </w:style>
  <w:style w:type="character" w:styleId="HTMLCode">
    <w:name w:val="HTML Code"/>
    <w:basedOn w:val="DefaultParagraphFont"/>
    <w:uiPriority w:val="99"/>
    <w:semiHidden w:val="1"/>
    <w:unhideWhenUsed w:val="1"/>
    <w:rsid w:val="00A136D9"/>
    <w:rPr>
      <w:rFonts w:ascii="Courier New" w:cs="Courier New" w:eastAsia="Times New Roman" w:hAnsi="Courier New"/>
      <w:sz w:val="20"/>
      <w:szCs w:val="20"/>
    </w:rPr>
  </w:style>
  <w:style w:type="character" w:styleId="Heading2Char" w:customStyle="1">
    <w:name w:val="Heading 2 Char"/>
    <w:basedOn w:val="DefaultParagraphFont"/>
    <w:link w:val="Heading2"/>
    <w:uiPriority w:val="9"/>
    <w:semiHidden w:val="1"/>
    <w:rsid w:val="00B26FC1"/>
    <w:rPr>
      <w:rFonts w:asciiTheme="majorHAnsi" w:cstheme="majorBidi" w:eastAsiaTheme="majorEastAsia" w:hAnsiTheme="majorHAnsi"/>
      <w:color w:val="2e74b5" w:themeColor="accent1" w:themeShade="0000BF"/>
      <w:sz w:val="26"/>
      <w:szCs w:val="26"/>
    </w:rPr>
  </w:style>
  <w:style w:type="character" w:styleId="Heading4Char" w:customStyle="1">
    <w:name w:val="Heading 4 Char"/>
    <w:basedOn w:val="DefaultParagraphFont"/>
    <w:link w:val="Heading4"/>
    <w:uiPriority w:val="9"/>
    <w:rsid w:val="00F22BFA"/>
    <w:rPr>
      <w:rFonts w:asciiTheme="majorHAnsi" w:cstheme="majorBidi" w:eastAsiaTheme="majorEastAsia" w:hAnsiTheme="majorHAnsi"/>
      <w:i w:val="1"/>
      <w:iCs w:val="1"/>
      <w:color w:val="2e74b5" w:themeColor="accent1" w:themeShade="0000BF"/>
    </w:rPr>
  </w:style>
  <w:style w:type="paragraph" w:styleId="HTMLPreformatted">
    <w:name w:val="HTML Preformatted"/>
    <w:basedOn w:val="Normal"/>
    <w:link w:val="HTMLPreformattedChar"/>
    <w:uiPriority w:val="99"/>
    <w:semiHidden w:val="1"/>
    <w:unhideWhenUsed w:val="1"/>
    <w:rsid w:val="00DC5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rPr>
  </w:style>
  <w:style w:type="character" w:styleId="HTMLPreformattedChar" w:customStyle="1">
    <w:name w:val="HTML Preformatted Char"/>
    <w:basedOn w:val="DefaultParagraphFont"/>
    <w:link w:val="HTMLPreformatted"/>
    <w:uiPriority w:val="99"/>
    <w:semiHidden w:val="1"/>
    <w:rsid w:val="00DC57E5"/>
    <w:rPr>
      <w:rFonts w:ascii="Courier New" w:cs="Courier New" w:eastAsia="Times New Roman" w:hAnsi="Courier New"/>
      <w:sz w:val="20"/>
      <w:szCs w:val="20"/>
      <w:lang w:eastAsia="en-IN"/>
    </w:rPr>
  </w:style>
  <w:style w:type="character" w:styleId="FollowedHyperlink">
    <w:name w:val="FollowedHyperlink"/>
    <w:basedOn w:val="DefaultParagraphFont"/>
    <w:uiPriority w:val="99"/>
    <w:semiHidden w:val="1"/>
    <w:unhideWhenUsed w:val="1"/>
    <w:rsid w:val="00582F2F"/>
    <w:rPr>
      <w:color w:val="954f72" w:themeColor="followedHyperlink"/>
      <w:u w:val="single"/>
    </w:rPr>
  </w:style>
  <w:style w:type="paragraph" w:styleId="ListParagraph">
    <w:name w:val="List Paragraph"/>
    <w:basedOn w:val="Normal"/>
    <w:uiPriority w:val="34"/>
    <w:qFormat w:val="1"/>
    <w:rsid w:val="00A56B1D"/>
    <w:pPr>
      <w:ind w:left="720"/>
      <w:contextualSpacing w:val="1"/>
    </w:pPr>
  </w:style>
  <w:style w:type="character" w:styleId="Emphasis">
    <w:name w:val="Emphasis"/>
    <w:basedOn w:val="DefaultParagraphFont"/>
    <w:uiPriority w:val="20"/>
    <w:qFormat w:val="1"/>
    <w:rsid w:val="00C81BC9"/>
    <w:rPr>
      <w:i w:val="1"/>
      <w:iCs w:val="1"/>
    </w:rPr>
  </w:style>
  <w:style w:type="character" w:styleId="Heading5Char" w:customStyle="1">
    <w:name w:val="Heading 5 Char"/>
    <w:basedOn w:val="DefaultParagraphFont"/>
    <w:link w:val="Heading5"/>
    <w:uiPriority w:val="9"/>
    <w:semiHidden w:val="1"/>
    <w:rsid w:val="00A737B8"/>
    <w:rPr>
      <w:rFonts w:asciiTheme="majorHAnsi" w:cstheme="majorBidi" w:eastAsiaTheme="majorEastAsia" w:hAnsiTheme="majorHAnsi"/>
      <w:color w:val="2e74b5" w:themeColor="accent1" w:themeShade="0000BF"/>
    </w:rPr>
  </w:style>
  <w:style w:type="paragraph" w:styleId="NormalWeb">
    <w:name w:val="Normal (Web)"/>
    <w:basedOn w:val="Normal"/>
    <w:uiPriority w:val="99"/>
    <w:unhideWhenUsed w:val="1"/>
    <w:rsid w:val="005B580E"/>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3.png"/><Relationship Id="rId41" Type="http://schemas.openxmlformats.org/officeDocument/2006/relationships/image" Target="media/image13.png"/><Relationship Id="rId44" Type="http://schemas.openxmlformats.org/officeDocument/2006/relationships/image" Target="media/image19.png"/><Relationship Id="rId43" Type="http://schemas.openxmlformats.org/officeDocument/2006/relationships/image" Target="media/image18.png"/><Relationship Id="rId46" Type="http://schemas.openxmlformats.org/officeDocument/2006/relationships/image" Target="media/image21.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image" Target="media/image15.png"/><Relationship Id="rId47" Type="http://schemas.openxmlformats.org/officeDocument/2006/relationships/image" Target="media/image52.png"/><Relationship Id="rId49" Type="http://schemas.openxmlformats.org/officeDocument/2006/relationships/image" Target="media/image3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1.png"/><Relationship Id="rId8" Type="http://schemas.openxmlformats.org/officeDocument/2006/relationships/image" Target="media/image11.png"/><Relationship Id="rId31" Type="http://schemas.openxmlformats.org/officeDocument/2006/relationships/image" Target="media/image30.png"/><Relationship Id="rId30" Type="http://schemas.openxmlformats.org/officeDocument/2006/relationships/image" Target="media/image29.png"/><Relationship Id="rId33" Type="http://schemas.openxmlformats.org/officeDocument/2006/relationships/image" Target="media/image32.png"/><Relationship Id="rId32" Type="http://schemas.openxmlformats.org/officeDocument/2006/relationships/image" Target="media/image28.png"/><Relationship Id="rId35" Type="http://schemas.openxmlformats.org/officeDocument/2006/relationships/image" Target="media/image34.png"/><Relationship Id="rId34" Type="http://schemas.openxmlformats.org/officeDocument/2006/relationships/image" Target="media/image33.png"/><Relationship Id="rId37" Type="http://schemas.openxmlformats.org/officeDocument/2006/relationships/image" Target="media/image46.png"/><Relationship Id="rId36" Type="http://schemas.openxmlformats.org/officeDocument/2006/relationships/image" Target="media/image37.png"/><Relationship Id="rId39" Type="http://schemas.openxmlformats.org/officeDocument/2006/relationships/image" Target="media/image9.png"/><Relationship Id="rId38" Type="http://schemas.openxmlformats.org/officeDocument/2006/relationships/image" Target="media/image56.png"/><Relationship Id="rId62" Type="http://schemas.openxmlformats.org/officeDocument/2006/relationships/image" Target="media/image8.png"/><Relationship Id="rId61" Type="http://schemas.openxmlformats.org/officeDocument/2006/relationships/image" Target="media/image23.png"/><Relationship Id="rId20" Type="http://schemas.openxmlformats.org/officeDocument/2006/relationships/image" Target="media/image4.png"/><Relationship Id="rId64" Type="http://schemas.openxmlformats.org/officeDocument/2006/relationships/header" Target="header2.xml"/><Relationship Id="rId63" Type="http://schemas.openxmlformats.org/officeDocument/2006/relationships/header" Target="header1.xml"/><Relationship Id="rId22" Type="http://schemas.openxmlformats.org/officeDocument/2006/relationships/image" Target="media/image45.png"/><Relationship Id="rId66" Type="http://schemas.openxmlformats.org/officeDocument/2006/relationships/footer" Target="footer1.xml"/><Relationship Id="rId21" Type="http://schemas.openxmlformats.org/officeDocument/2006/relationships/image" Target="media/image50.png"/><Relationship Id="rId65" Type="http://schemas.openxmlformats.org/officeDocument/2006/relationships/footer" Target="footer2.xml"/><Relationship Id="rId24" Type="http://schemas.openxmlformats.org/officeDocument/2006/relationships/image" Target="media/image49.png"/><Relationship Id="rId23" Type="http://schemas.openxmlformats.org/officeDocument/2006/relationships/image" Target="media/image47.png"/><Relationship Id="rId60" Type="http://schemas.openxmlformats.org/officeDocument/2006/relationships/image" Target="media/image27.png"/><Relationship Id="rId26" Type="http://schemas.openxmlformats.org/officeDocument/2006/relationships/image" Target="media/image51.png"/><Relationship Id="rId25" Type="http://schemas.openxmlformats.org/officeDocument/2006/relationships/image" Target="media/image53.png"/><Relationship Id="rId28" Type="http://schemas.openxmlformats.org/officeDocument/2006/relationships/image" Target="media/image55.png"/><Relationship Id="rId27" Type="http://schemas.openxmlformats.org/officeDocument/2006/relationships/image" Target="media/image54.png"/><Relationship Id="rId29" Type="http://schemas.openxmlformats.org/officeDocument/2006/relationships/image" Target="media/image24.png"/><Relationship Id="rId51" Type="http://schemas.openxmlformats.org/officeDocument/2006/relationships/image" Target="media/image5.png"/><Relationship Id="rId50" Type="http://schemas.openxmlformats.org/officeDocument/2006/relationships/image" Target="media/image2.png"/><Relationship Id="rId53" Type="http://schemas.openxmlformats.org/officeDocument/2006/relationships/image" Target="media/image17.png"/><Relationship Id="rId52" Type="http://schemas.openxmlformats.org/officeDocument/2006/relationships/image" Target="media/image35.png"/><Relationship Id="rId11" Type="http://schemas.openxmlformats.org/officeDocument/2006/relationships/image" Target="media/image36.png"/><Relationship Id="rId55" Type="http://schemas.openxmlformats.org/officeDocument/2006/relationships/image" Target="media/image10.png"/><Relationship Id="rId10" Type="http://schemas.openxmlformats.org/officeDocument/2006/relationships/image" Target="media/image26.png"/><Relationship Id="rId54" Type="http://schemas.openxmlformats.org/officeDocument/2006/relationships/image" Target="media/image12.png"/><Relationship Id="rId13" Type="http://schemas.openxmlformats.org/officeDocument/2006/relationships/image" Target="media/image41.png"/><Relationship Id="rId57" Type="http://schemas.openxmlformats.org/officeDocument/2006/relationships/image" Target="media/image7.png"/><Relationship Id="rId12" Type="http://schemas.openxmlformats.org/officeDocument/2006/relationships/image" Target="media/image39.png"/><Relationship Id="rId56" Type="http://schemas.openxmlformats.org/officeDocument/2006/relationships/image" Target="media/image16.png"/><Relationship Id="rId15" Type="http://schemas.openxmlformats.org/officeDocument/2006/relationships/image" Target="media/image25.png"/><Relationship Id="rId59" Type="http://schemas.openxmlformats.org/officeDocument/2006/relationships/image" Target="media/image22.png"/><Relationship Id="rId14" Type="http://schemas.openxmlformats.org/officeDocument/2006/relationships/image" Target="media/image44.png"/><Relationship Id="rId58" Type="http://schemas.openxmlformats.org/officeDocument/2006/relationships/image" Target="media/image14.png"/><Relationship Id="rId17" Type="http://schemas.openxmlformats.org/officeDocument/2006/relationships/image" Target="media/image40.png"/><Relationship Id="rId16" Type="http://schemas.openxmlformats.org/officeDocument/2006/relationships/image" Target="media/image48.png"/><Relationship Id="rId19" Type="http://schemas.openxmlformats.org/officeDocument/2006/relationships/image" Target="media/image43.png"/><Relationship Id="rId18"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5.png"/><Relationship Id="rId3" Type="http://schemas.openxmlformats.org/officeDocument/2006/relationships/image" Target="media/image4.png"/><Relationship Id="rId4" Type="http://schemas.openxmlformats.org/officeDocument/2006/relationships/image" Target="media/image26.png"/><Relationship Id="rId5" Type="http://schemas.openxmlformats.org/officeDocument/2006/relationships/image" Target="media/image28.png"/><Relationship Id="rId6"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s/ycJ9dol1mVjkJ888Wd5c8dPA==">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2025-04-07T13:40:00Z</dcterms:created>
  <dc:creator>ANSH</dc:creator>
</cp:coreProperties>
</file>